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B2FF4" w14:textId="77777777" w:rsidR="00460038" w:rsidRDefault="00000000">
      <w:r>
        <w:rPr>
          <w:sz w:val="20"/>
        </w:rPr>
        <w:pict w14:anchorId="6D0B6677">
          <v:shapetype id="_x0000_t202" coordsize="21600,21600" o:spt="202" path="m,l,21600r21600,l21600,xe">
            <v:stroke joinstyle="miter"/>
            <v:path gradientshapeok="t" o:connecttype="rect"/>
          </v:shapetype>
          <v:shape id="文本框 390" o:spid="_x0000_s2438" type="#_x0000_t202" style="position:absolute;left:0;text-align:left;margin-left:0;margin-top:8.75pt;width:97pt;height:102.6pt;z-index:1;mso-wrap-style:none">
            <v:stroke dashstyle="1 1" endcap="round"/>
            <v:textbox style="mso-fit-shape-to-text:t">
              <w:txbxContent>
                <w:p w14:paraId="4D62EE28" w14:textId="7504AD2F" w:rsidR="00460038" w:rsidRDefault="00000000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pict w14:anchorId="7E7B8CE1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82.3pt;height:93.95pt;mso-position-horizontal-relative:page;mso-position-vertical-relative:page">
                        <v:imagedata r:id="rId8" o:title="微信图片_20241126213855"/>
                      </v:shape>
                    </w:pict>
                  </w:r>
                </w:p>
              </w:txbxContent>
            </v:textbox>
          </v:shape>
        </w:pict>
      </w:r>
    </w:p>
    <w:p w14:paraId="6CEB4C8D" w14:textId="77777777" w:rsidR="00460038" w:rsidRDefault="00460038"/>
    <w:p w14:paraId="19E49DCF" w14:textId="77777777" w:rsidR="00460038" w:rsidRDefault="00460038"/>
    <w:p w14:paraId="7286C6EB" w14:textId="77777777" w:rsidR="00460038" w:rsidRDefault="00460038"/>
    <w:p w14:paraId="378A1278" w14:textId="77777777" w:rsidR="00460038" w:rsidRDefault="00460038"/>
    <w:p w14:paraId="46F34B0D" w14:textId="77777777" w:rsidR="00460038" w:rsidRDefault="00460038">
      <w:pPr>
        <w:pStyle w:val="Normal0"/>
        <w:spacing w:after="120"/>
        <w:rPr>
          <w:b/>
          <w:sz w:val="52"/>
        </w:rPr>
      </w:pPr>
    </w:p>
    <w:p w14:paraId="53B615A1" w14:textId="77777777" w:rsidR="001A5AB7" w:rsidRDefault="001A5AB7" w:rsidP="001A5AB7"/>
    <w:p w14:paraId="0B689590" w14:textId="77777777" w:rsidR="001A5AB7" w:rsidRDefault="001A5AB7" w:rsidP="001A5AB7"/>
    <w:p w14:paraId="4EA914AE" w14:textId="77777777" w:rsidR="001A5AB7" w:rsidRDefault="001A5AB7" w:rsidP="001A5AB7">
      <w:pPr>
        <w:pStyle w:val="Normal0"/>
        <w:spacing w:after="120"/>
        <w:rPr>
          <w:sz w:val="44"/>
          <w:lang w:eastAsia="zh-CN"/>
        </w:rPr>
      </w:pPr>
    </w:p>
    <w:p w14:paraId="6C5FEBC3" w14:textId="4F74CB53" w:rsidR="00460038" w:rsidRDefault="001A5AB7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同伴课堂</w:t>
      </w:r>
    </w:p>
    <w:p w14:paraId="7E9A0B98" w14:textId="77777777" w:rsidR="001A5AB7" w:rsidRDefault="001A5AB7">
      <w:pPr>
        <w:pStyle w:val="Normal0"/>
        <w:spacing w:after="120"/>
        <w:jc w:val="center"/>
        <w:rPr>
          <w:sz w:val="28"/>
          <w:lang w:eastAsia="zh-CN"/>
        </w:rPr>
      </w:pPr>
    </w:p>
    <w:p w14:paraId="36E499B1" w14:textId="77777777" w:rsidR="00460038" w:rsidRDefault="00460038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详细设计说明书</w:t>
      </w:r>
    </w:p>
    <w:p w14:paraId="7AE8ECE5" w14:textId="77777777" w:rsidR="00460038" w:rsidRDefault="00460038"/>
    <w:p w14:paraId="54D505FA" w14:textId="77777777" w:rsidR="00460038" w:rsidRDefault="0046003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460038" w14:paraId="66FC924D" w14:textId="77777777">
        <w:trPr>
          <w:cantSplit/>
          <w:trHeight w:val="319"/>
        </w:trPr>
        <w:tc>
          <w:tcPr>
            <w:tcW w:w="2684" w:type="dxa"/>
            <w:vMerge w:val="restart"/>
            <w:shd w:val="clear" w:color="auto" w:fill="auto"/>
          </w:tcPr>
          <w:p w14:paraId="0B531A2C" w14:textId="77777777" w:rsidR="00460038" w:rsidRDefault="00460038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E1FAF01" w14:textId="54A48AF3" w:rsidR="00460038" w:rsidRDefault="00460038">
            <w:pPr>
              <w:ind w:firstLineChars="100" w:firstLine="224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[</w:t>
            </w:r>
            <w:r w:rsidR="001A5AB7">
              <w:rPr>
                <w:rFonts w:ascii="宋体" w:hAnsi="宋体" w:hint="eastAsia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14:paraId="7089627F" w14:textId="25134D0A" w:rsidR="00460038" w:rsidRDefault="00460038">
            <w:pPr>
              <w:ind w:firstLineChars="100" w:firstLine="224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[</w:t>
            </w:r>
            <w:r w:rsidR="001A5AB7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14:paraId="6194979F" w14:textId="77777777" w:rsidR="00460038" w:rsidRDefault="00460038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1C89A7C6" w14:textId="77777777" w:rsidR="00460038" w:rsidRDefault="00460038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67F617D1" w14:textId="782CB20E" w:rsidR="00460038" w:rsidRDefault="001F5D62">
            <w:r>
              <w:rPr>
                <w:rFonts w:hint="eastAsia"/>
              </w:rPr>
              <w:t>第</w:t>
            </w:r>
            <w:r w:rsidR="00665024">
              <w:rPr>
                <w:rFonts w:hint="eastAsia"/>
              </w:rPr>
              <w:t>X</w:t>
            </w:r>
            <w:r>
              <w:rPr>
                <w:rFonts w:hint="eastAsia"/>
              </w:rPr>
              <w:t>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同伴课堂</w:t>
            </w:r>
            <w:r w:rsidR="00460038">
              <w:rPr>
                <w:rFonts w:hint="eastAsia"/>
              </w:rPr>
              <w:t>-SD</w:t>
            </w:r>
          </w:p>
        </w:tc>
      </w:tr>
      <w:tr w:rsidR="00460038" w14:paraId="65F8D68A" w14:textId="77777777">
        <w:trPr>
          <w:cantSplit/>
          <w:trHeight w:val="319"/>
        </w:trPr>
        <w:tc>
          <w:tcPr>
            <w:tcW w:w="2684" w:type="dxa"/>
            <w:vMerge/>
            <w:shd w:val="clear" w:color="auto" w:fill="auto"/>
          </w:tcPr>
          <w:p w14:paraId="02858AF6" w14:textId="77777777" w:rsidR="00460038" w:rsidRDefault="00460038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830C3ED" w14:textId="77777777" w:rsidR="00460038" w:rsidRDefault="00460038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61D93CA8" w14:textId="77777777" w:rsidR="00460038" w:rsidRDefault="00460038">
            <w:r>
              <w:rPr>
                <w:rFonts w:hint="eastAsia"/>
              </w:rPr>
              <w:t>1.0</w:t>
            </w:r>
          </w:p>
        </w:tc>
      </w:tr>
      <w:tr w:rsidR="00460038" w14:paraId="757968D6" w14:textId="77777777">
        <w:trPr>
          <w:cantSplit/>
        </w:trPr>
        <w:tc>
          <w:tcPr>
            <w:tcW w:w="2684" w:type="dxa"/>
            <w:vMerge/>
            <w:shd w:val="clear" w:color="auto" w:fill="auto"/>
          </w:tcPr>
          <w:p w14:paraId="164B6059" w14:textId="77777777" w:rsidR="00460038" w:rsidRDefault="00460038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4BC059B" w14:textId="77777777" w:rsidR="00460038" w:rsidRDefault="00460038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1C2FEBE5" w14:textId="10709741" w:rsidR="00460038" w:rsidRDefault="00460038"/>
        </w:tc>
      </w:tr>
      <w:tr w:rsidR="00460038" w14:paraId="6A08F0A7" w14:textId="77777777">
        <w:trPr>
          <w:cantSplit/>
        </w:trPr>
        <w:tc>
          <w:tcPr>
            <w:tcW w:w="2684" w:type="dxa"/>
            <w:vMerge/>
            <w:shd w:val="clear" w:color="auto" w:fill="auto"/>
          </w:tcPr>
          <w:p w14:paraId="4DB7BFDE" w14:textId="77777777" w:rsidR="00460038" w:rsidRDefault="00460038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1D4897AB" w14:textId="77777777" w:rsidR="00460038" w:rsidRDefault="00460038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04EF43CE" w14:textId="77777777" w:rsidR="00460038" w:rsidRDefault="00460038">
            <w:r>
              <w:rPr>
                <w:rFonts w:hint="eastAsia"/>
              </w:rPr>
              <w:t>2024/10/20</w:t>
            </w:r>
          </w:p>
        </w:tc>
      </w:tr>
    </w:tbl>
    <w:p w14:paraId="7405270F" w14:textId="77777777" w:rsidR="00460038" w:rsidRDefault="00000000">
      <w:r>
        <w:rPr>
          <w:sz w:val="20"/>
        </w:rPr>
        <w:pict w14:anchorId="6966C5E9">
          <v:shape id="文本框 391" o:spid="_x0000_s2439" type="#_x0000_t202" style="position:absolute;left:0;text-align:left;margin-left:5.6pt;margin-top:648.4pt;width:414.4pt;height:78.75pt;z-index:2;mso-position-horizontal-relative:text;mso-position-vertical-relative:page" filled="f">
            <v:stroke dashstyle="1 1" endcap="round"/>
            <v:textbox>
              <w:txbxContent>
                <w:p w14:paraId="41886431" w14:textId="77777777" w:rsidR="001A5AB7" w:rsidRDefault="001A5AB7" w:rsidP="001A5AB7">
                  <w:pPr>
                    <w:pStyle w:val="a8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ind w:firstLine="448"/>
                    <w:rPr>
                      <w:szCs w:val="24"/>
                    </w:rPr>
                  </w:pPr>
                </w:p>
                <w:p w14:paraId="287895AD" w14:textId="77777777" w:rsidR="001A5AB7" w:rsidRDefault="001A5AB7" w:rsidP="001A5AB7">
                  <w:pPr>
                    <w:pStyle w:val="a8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ind w:firstLine="448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卓越工程综合实践课程</w:t>
                  </w:r>
                </w:p>
                <w:p w14:paraId="3512DA93" w14:textId="21830290" w:rsidR="001A5AB7" w:rsidRDefault="00965296" w:rsidP="001A5AB7">
                  <w:pPr>
                    <w:pStyle w:val="a8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ind w:firstLine="448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X</w:t>
                  </w:r>
                  <w:r w:rsidR="001A5AB7">
                    <w:rPr>
                      <w:rFonts w:hint="eastAsia"/>
                      <w:szCs w:val="24"/>
                    </w:rPr>
                    <w:t>班第</w:t>
                  </w:r>
                  <w:r>
                    <w:rPr>
                      <w:rFonts w:hint="eastAsia"/>
                      <w:szCs w:val="24"/>
                    </w:rPr>
                    <w:t>X</w:t>
                  </w:r>
                  <w:r w:rsidR="001A5AB7">
                    <w:rPr>
                      <w:rFonts w:hint="eastAsia"/>
                      <w:szCs w:val="24"/>
                    </w:rPr>
                    <w:t>组</w:t>
                  </w:r>
                </w:p>
                <w:p w14:paraId="1CBCB9BC" w14:textId="77777777" w:rsidR="00460038" w:rsidRPr="001A5AB7" w:rsidRDefault="00460038">
                  <w:pPr>
                    <w:pStyle w:val="a8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rPr>
                      <w:szCs w:val="24"/>
                    </w:rPr>
                  </w:pPr>
                </w:p>
              </w:txbxContent>
            </v:textbox>
            <w10:wrap anchory="page"/>
          </v:shape>
        </w:pict>
      </w:r>
    </w:p>
    <w:p w14:paraId="04B855FA" w14:textId="77777777" w:rsidR="00460038" w:rsidRDefault="00460038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2EC6FE1C" w14:textId="77777777" w:rsidR="00460038" w:rsidRDefault="0046003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460038" w14:paraId="46A8C77C" w14:textId="77777777">
        <w:tc>
          <w:tcPr>
            <w:tcW w:w="1676" w:type="dxa"/>
          </w:tcPr>
          <w:p w14:paraId="230F4B0B" w14:textId="77777777" w:rsidR="00460038" w:rsidRDefault="00460038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1CBEBACB" w14:textId="77777777" w:rsidR="00460038" w:rsidRDefault="00460038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5C10B065" w14:textId="77777777" w:rsidR="00460038" w:rsidRDefault="00460038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074C0ACE" w14:textId="77777777" w:rsidR="00460038" w:rsidRDefault="00460038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0B473AD5" w14:textId="77777777" w:rsidR="00460038" w:rsidRDefault="0046003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460038" w14:paraId="2F9EAD0A" w14:textId="77777777">
        <w:tc>
          <w:tcPr>
            <w:tcW w:w="1676" w:type="dxa"/>
          </w:tcPr>
          <w:p w14:paraId="53F9AC2C" w14:textId="77777777" w:rsidR="00460038" w:rsidRDefault="00460038">
            <w:pPr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</w:rPr>
              <w:t>1.0</w:t>
            </w:r>
          </w:p>
          <w:p w14:paraId="2C4F02CE" w14:textId="77777777" w:rsidR="00460038" w:rsidRDefault="00460038"/>
        </w:tc>
        <w:tc>
          <w:tcPr>
            <w:tcW w:w="1008" w:type="dxa"/>
          </w:tcPr>
          <w:p w14:paraId="6E2B651C" w14:textId="74B9E11A" w:rsidR="00460038" w:rsidRDefault="00460038"/>
        </w:tc>
        <w:tc>
          <w:tcPr>
            <w:tcW w:w="1232" w:type="dxa"/>
          </w:tcPr>
          <w:p w14:paraId="11D2DFEE" w14:textId="429F4F81" w:rsidR="00460038" w:rsidRDefault="00460038"/>
        </w:tc>
        <w:tc>
          <w:tcPr>
            <w:tcW w:w="1568" w:type="dxa"/>
          </w:tcPr>
          <w:p w14:paraId="61E57192" w14:textId="4909186E" w:rsidR="00460038" w:rsidRDefault="001F5D62">
            <w:r>
              <w:rPr>
                <w:rFonts w:hint="eastAsia"/>
                <w:sz w:val="18"/>
              </w:rPr>
              <w:t>2024/10/14</w:t>
            </w:r>
            <w:r>
              <w:rPr>
                <w:rFonts w:hint="eastAsia"/>
                <w:sz w:val="18"/>
              </w:rPr>
              <w:t>至</w:t>
            </w:r>
            <w:r>
              <w:rPr>
                <w:rFonts w:hint="eastAsia"/>
                <w:sz w:val="18"/>
              </w:rPr>
              <w:t>2024/10/20</w:t>
            </w:r>
          </w:p>
        </w:tc>
        <w:tc>
          <w:tcPr>
            <w:tcW w:w="3236" w:type="dxa"/>
          </w:tcPr>
          <w:p w14:paraId="3A42CC26" w14:textId="77777777" w:rsidR="00460038" w:rsidRDefault="00460038"/>
        </w:tc>
      </w:tr>
    </w:tbl>
    <w:p w14:paraId="126FB996" w14:textId="77777777" w:rsidR="00460038" w:rsidRDefault="00460038"/>
    <w:p w14:paraId="632F7A92" w14:textId="77777777" w:rsidR="00460038" w:rsidRDefault="00460038">
      <w:pPr>
        <w:jc w:val="center"/>
        <w:rPr>
          <w:sz w:val="28"/>
        </w:rPr>
      </w:pPr>
    </w:p>
    <w:p w14:paraId="2F7E0D07" w14:textId="77777777" w:rsidR="00460038" w:rsidRDefault="00460038"/>
    <w:p w14:paraId="11C6A528" w14:textId="77777777" w:rsidR="00460038" w:rsidRDefault="00460038"/>
    <w:p w14:paraId="0CBA9A52" w14:textId="77777777" w:rsidR="00460038" w:rsidRDefault="00460038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493C6DDE" w14:textId="15D64432" w:rsidR="00F57023" w:rsidRDefault="00460038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83950020" w:history="1">
        <w:r w:rsidR="00F57023" w:rsidRPr="0018623B">
          <w:rPr>
            <w:rStyle w:val="ae"/>
            <w:rFonts w:hint="eastAsia"/>
            <w:noProof/>
          </w:rPr>
          <w:t xml:space="preserve">0. </w:t>
        </w:r>
        <w:r w:rsidR="00F57023" w:rsidRPr="0018623B">
          <w:rPr>
            <w:rStyle w:val="ae"/>
            <w:rFonts w:hint="eastAsia"/>
            <w:noProof/>
          </w:rPr>
          <w:t>文档介绍</w:t>
        </w:r>
        <w:r w:rsidR="00F57023">
          <w:rPr>
            <w:rFonts w:hint="eastAsia"/>
            <w:noProof/>
            <w:webHidden/>
          </w:rPr>
          <w:tab/>
        </w:r>
        <w:r w:rsidR="00F57023">
          <w:rPr>
            <w:rFonts w:hint="eastAsia"/>
            <w:noProof/>
            <w:webHidden/>
          </w:rPr>
          <w:fldChar w:fldCharType="begin"/>
        </w:r>
        <w:r w:rsidR="00F57023">
          <w:rPr>
            <w:rFonts w:hint="eastAsia"/>
            <w:noProof/>
            <w:webHidden/>
          </w:rPr>
          <w:instrText xml:space="preserve"> </w:instrText>
        </w:r>
        <w:r w:rsidR="00F57023">
          <w:rPr>
            <w:noProof/>
            <w:webHidden/>
          </w:rPr>
          <w:instrText>PAGEREF _Toc183950020 \h</w:instrText>
        </w:r>
        <w:r w:rsidR="00F57023">
          <w:rPr>
            <w:rFonts w:hint="eastAsia"/>
            <w:noProof/>
            <w:webHidden/>
          </w:rPr>
          <w:instrText xml:space="preserve"> </w:instrText>
        </w:r>
        <w:r w:rsidR="00F57023">
          <w:rPr>
            <w:rFonts w:hint="eastAsia"/>
            <w:noProof/>
            <w:webHidden/>
          </w:rPr>
        </w:r>
        <w:r w:rsidR="00F57023">
          <w:rPr>
            <w:rFonts w:hint="eastAsia"/>
            <w:noProof/>
            <w:webHidden/>
          </w:rPr>
          <w:fldChar w:fldCharType="separate"/>
        </w:r>
        <w:r w:rsidR="00F57023">
          <w:rPr>
            <w:noProof/>
            <w:webHidden/>
          </w:rPr>
          <w:t>5</w:t>
        </w:r>
        <w:r w:rsidR="00F57023">
          <w:rPr>
            <w:rFonts w:hint="eastAsia"/>
            <w:noProof/>
            <w:webHidden/>
          </w:rPr>
          <w:fldChar w:fldCharType="end"/>
        </w:r>
      </w:hyperlink>
    </w:p>
    <w:p w14:paraId="2E4FB458" w14:textId="5F3FB333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1" w:history="1">
        <w:r w:rsidRPr="0018623B">
          <w:rPr>
            <w:rStyle w:val="ae"/>
            <w:rFonts w:hint="eastAsia"/>
            <w:noProof/>
          </w:rPr>
          <w:t xml:space="preserve">0.1 </w:t>
        </w:r>
        <w:r w:rsidRPr="0018623B">
          <w:rPr>
            <w:rStyle w:val="ae"/>
            <w:rFonts w:hint="eastAsia"/>
            <w:noProof/>
          </w:rPr>
          <w:t>文档目的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C64D84" w14:textId="618C0B5F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2" w:history="1">
        <w:r w:rsidRPr="0018623B">
          <w:rPr>
            <w:rStyle w:val="ae"/>
            <w:rFonts w:hint="eastAsia"/>
            <w:noProof/>
          </w:rPr>
          <w:t xml:space="preserve">0.2 </w:t>
        </w:r>
        <w:r w:rsidRPr="0018623B">
          <w:rPr>
            <w:rStyle w:val="ae"/>
            <w:rFonts w:hint="eastAsia"/>
            <w:noProof/>
          </w:rPr>
          <w:t>文档范围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C98879C" w14:textId="7D2BC5F0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3" w:history="1">
        <w:r w:rsidRPr="0018623B">
          <w:rPr>
            <w:rStyle w:val="ae"/>
            <w:rFonts w:hint="eastAsia"/>
            <w:noProof/>
          </w:rPr>
          <w:t xml:space="preserve">0.3 </w:t>
        </w:r>
        <w:r w:rsidRPr="0018623B">
          <w:rPr>
            <w:rStyle w:val="ae"/>
            <w:rFonts w:hint="eastAsia"/>
            <w:noProof/>
          </w:rPr>
          <w:t>读者对象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975087" w14:textId="40A7F32B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4" w:history="1">
        <w:r w:rsidRPr="0018623B">
          <w:rPr>
            <w:rStyle w:val="ae"/>
            <w:rFonts w:hint="eastAsia"/>
            <w:noProof/>
          </w:rPr>
          <w:t xml:space="preserve">0.4 </w:t>
        </w:r>
        <w:r w:rsidRPr="0018623B">
          <w:rPr>
            <w:rStyle w:val="ae"/>
            <w:rFonts w:hint="eastAsia"/>
            <w:noProof/>
          </w:rPr>
          <w:t>参考文献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1F91140" w14:textId="1FDCD808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5" w:history="1">
        <w:r w:rsidRPr="0018623B">
          <w:rPr>
            <w:rStyle w:val="ae"/>
            <w:rFonts w:hint="eastAsia"/>
            <w:noProof/>
          </w:rPr>
          <w:t xml:space="preserve">0.5 </w:t>
        </w:r>
        <w:r w:rsidRPr="0018623B">
          <w:rPr>
            <w:rStyle w:val="ae"/>
            <w:rFonts w:hint="eastAsia"/>
            <w:noProof/>
          </w:rPr>
          <w:t>术语与缩写解释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B17A5A8" w14:textId="1E98055B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6" w:history="1">
        <w:r w:rsidRPr="0018623B">
          <w:rPr>
            <w:rStyle w:val="ae"/>
            <w:rFonts w:hint="eastAsia"/>
            <w:noProof/>
          </w:rPr>
          <w:t>1.</w:t>
        </w:r>
        <w:r w:rsidRPr="0018623B">
          <w:rPr>
            <w:rStyle w:val="ae"/>
            <w:rFonts w:hint="eastAsia"/>
            <w:noProof/>
          </w:rPr>
          <w:t>模块汇总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3AFCF7" w14:textId="7B84607D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7" w:history="1">
        <w:r w:rsidRPr="0018623B">
          <w:rPr>
            <w:rStyle w:val="ae"/>
            <w:rFonts w:hint="eastAsia"/>
            <w:noProof/>
          </w:rPr>
          <w:t xml:space="preserve">1.1 </w:t>
        </w:r>
        <w:r w:rsidRPr="0018623B">
          <w:rPr>
            <w:rStyle w:val="ae"/>
            <w:rFonts w:hint="eastAsia"/>
            <w:noProof/>
          </w:rPr>
          <w:t>模块汇总表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3076EE4" w14:textId="3CADD332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28" w:history="1">
        <w:r w:rsidRPr="0018623B">
          <w:rPr>
            <w:rStyle w:val="ae"/>
            <w:rFonts w:hint="eastAsia"/>
            <w:noProof/>
          </w:rPr>
          <w:t xml:space="preserve">1.2 </w:t>
        </w:r>
        <w:r w:rsidRPr="0018623B">
          <w:rPr>
            <w:rStyle w:val="ae"/>
            <w:rFonts w:hint="eastAsia"/>
            <w:noProof/>
          </w:rPr>
          <w:t>模块关系图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35EE87" w14:textId="15A5947D" w:rsidR="00F57023" w:rsidRDefault="00F57023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50029" w:history="1">
        <w:r w:rsidRPr="0018623B">
          <w:rPr>
            <w:rStyle w:val="ae"/>
            <w:rFonts w:hint="eastAsia"/>
            <w:noProof/>
          </w:rPr>
          <w:t xml:space="preserve">2. </w:t>
        </w:r>
        <w:r w:rsidRPr="0018623B">
          <w:rPr>
            <w:rStyle w:val="ae"/>
            <w:rFonts w:hint="eastAsia"/>
            <w:noProof/>
          </w:rPr>
          <w:t>子系统的结构与功能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0C98BF" w14:textId="3E0AA02A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30" w:history="1">
        <w:r w:rsidRPr="0018623B">
          <w:rPr>
            <w:rStyle w:val="ae"/>
            <w:rFonts w:hint="eastAsia"/>
            <w:noProof/>
          </w:rPr>
          <w:t xml:space="preserve">2.1 </w:t>
        </w:r>
        <w:r w:rsidRPr="0018623B">
          <w:rPr>
            <w:rStyle w:val="ae"/>
            <w:rFonts w:hint="eastAsia"/>
            <w:noProof/>
          </w:rPr>
          <w:t>学生端子系统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4C99D9" w14:textId="3C3675B1" w:rsidR="00F57023" w:rsidRDefault="00F57023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50031" w:history="1">
        <w:r w:rsidRPr="0018623B">
          <w:rPr>
            <w:rStyle w:val="ae"/>
            <w:rFonts w:hint="eastAsia"/>
            <w:noProof/>
          </w:rPr>
          <w:t>2.1.1</w:t>
        </w:r>
        <w:r w:rsidRPr="0018623B">
          <w:rPr>
            <w:rStyle w:val="ae"/>
            <w:rFonts w:hint="eastAsia"/>
            <w:noProof/>
          </w:rPr>
          <w:t>认证部分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B6F817" w14:textId="4FEEC908" w:rsidR="00F57023" w:rsidRDefault="00F57023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50032" w:history="1">
        <w:r w:rsidRPr="0018623B">
          <w:rPr>
            <w:rStyle w:val="ae"/>
            <w:rFonts w:hint="eastAsia"/>
            <w:noProof/>
          </w:rPr>
          <w:t>2.1.2</w:t>
        </w:r>
        <w:r w:rsidRPr="0018623B">
          <w:rPr>
            <w:rStyle w:val="ae"/>
            <w:rFonts w:hint="eastAsia"/>
            <w:noProof/>
          </w:rPr>
          <w:t>课程部分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587786" w14:textId="333AD041" w:rsidR="00F57023" w:rsidRDefault="00F57023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50033" w:history="1">
        <w:r w:rsidRPr="0018623B">
          <w:rPr>
            <w:rStyle w:val="ae"/>
            <w:rFonts w:hint="eastAsia"/>
            <w:noProof/>
          </w:rPr>
          <w:t>2.1.3</w:t>
        </w:r>
        <w:r w:rsidRPr="0018623B">
          <w:rPr>
            <w:rStyle w:val="ae"/>
            <w:rFonts w:hint="eastAsia"/>
            <w:noProof/>
          </w:rPr>
          <w:t>通知部分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0EE4279" w14:textId="36161500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34" w:history="1">
        <w:r w:rsidRPr="0018623B">
          <w:rPr>
            <w:rStyle w:val="ae"/>
            <w:rFonts w:hint="eastAsia"/>
            <w:noProof/>
          </w:rPr>
          <w:t xml:space="preserve">2.2 </w:t>
        </w:r>
        <w:r w:rsidRPr="0018623B">
          <w:rPr>
            <w:rStyle w:val="ae"/>
            <w:rFonts w:hint="eastAsia"/>
            <w:noProof/>
          </w:rPr>
          <w:t>教师端子系统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F78D9EC" w14:textId="3EF5FF61" w:rsidR="00F57023" w:rsidRDefault="00F57023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50035" w:history="1">
        <w:r w:rsidRPr="0018623B">
          <w:rPr>
            <w:rStyle w:val="ae"/>
            <w:rFonts w:hint="eastAsia"/>
            <w:noProof/>
          </w:rPr>
          <w:t>2.2.1</w:t>
        </w:r>
        <w:r w:rsidRPr="0018623B">
          <w:rPr>
            <w:rStyle w:val="ae"/>
            <w:rFonts w:hint="eastAsia"/>
            <w:noProof/>
          </w:rPr>
          <w:t>题库部分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A4D14E4" w14:textId="4546E10C" w:rsidR="00F57023" w:rsidRDefault="00F57023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50036" w:history="1">
        <w:r w:rsidRPr="0018623B">
          <w:rPr>
            <w:rStyle w:val="ae"/>
            <w:rFonts w:hint="eastAsia"/>
            <w:noProof/>
          </w:rPr>
          <w:t>2.2.2</w:t>
        </w:r>
        <w:r w:rsidRPr="0018623B">
          <w:rPr>
            <w:rStyle w:val="ae"/>
            <w:rFonts w:hint="eastAsia"/>
            <w:noProof/>
          </w:rPr>
          <w:t>课程管理部分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27522F" w14:textId="73DEEE35" w:rsidR="00F57023" w:rsidRDefault="00F57023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50037" w:history="1">
        <w:r w:rsidRPr="0018623B">
          <w:rPr>
            <w:rStyle w:val="ae"/>
            <w:rFonts w:hint="eastAsia"/>
            <w:noProof/>
          </w:rPr>
          <w:t>2.2.3</w:t>
        </w:r>
        <w:r w:rsidRPr="0018623B">
          <w:rPr>
            <w:rStyle w:val="ae"/>
            <w:rFonts w:hint="eastAsia"/>
            <w:noProof/>
          </w:rPr>
          <w:t>学生管理部分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88A95E" w14:textId="4B6DE80B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38" w:history="1">
        <w:r w:rsidRPr="0018623B">
          <w:rPr>
            <w:rStyle w:val="ae"/>
            <w:rFonts w:hint="eastAsia"/>
            <w:noProof/>
          </w:rPr>
          <w:t xml:space="preserve">2.3 </w:t>
        </w:r>
        <w:r w:rsidRPr="0018623B">
          <w:rPr>
            <w:rStyle w:val="ae"/>
            <w:rFonts w:hint="eastAsia"/>
            <w:noProof/>
          </w:rPr>
          <w:t>管理员端子系统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2D66240" w14:textId="0733BA0E" w:rsidR="00F57023" w:rsidRDefault="00F57023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50039" w:history="1">
        <w:r w:rsidRPr="0018623B">
          <w:rPr>
            <w:rStyle w:val="ae"/>
            <w:rFonts w:hint="eastAsia"/>
            <w:noProof/>
          </w:rPr>
          <w:t xml:space="preserve">3. </w:t>
        </w:r>
        <w:r w:rsidRPr="0018623B">
          <w:rPr>
            <w:rStyle w:val="ae"/>
            <w:rFonts w:hint="eastAsia"/>
            <w:noProof/>
          </w:rPr>
          <w:t>学生子系统的模块设计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8408B0" w14:textId="3C2B2FAD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0" w:history="1">
        <w:r w:rsidRPr="0018623B">
          <w:rPr>
            <w:rStyle w:val="ae"/>
            <w:rFonts w:hint="eastAsia"/>
            <w:noProof/>
          </w:rPr>
          <w:t xml:space="preserve">3.1 </w:t>
        </w:r>
        <w:r w:rsidRPr="0018623B">
          <w:rPr>
            <w:rStyle w:val="ae"/>
            <w:rFonts w:hint="eastAsia"/>
            <w:noProof/>
          </w:rPr>
          <w:t>用户管理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54E472B" w14:textId="7A0BE5B1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1" w:history="1">
        <w:r w:rsidRPr="0018623B">
          <w:rPr>
            <w:rStyle w:val="ae"/>
            <w:rFonts w:hint="eastAsia"/>
            <w:noProof/>
          </w:rPr>
          <w:t>3.2</w:t>
        </w:r>
        <w:r w:rsidRPr="0018623B">
          <w:rPr>
            <w:rStyle w:val="ae"/>
            <w:rFonts w:hint="eastAsia"/>
            <w:noProof/>
          </w:rPr>
          <w:t>课程管理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0D006E" w14:textId="0897EEFD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2" w:history="1">
        <w:r w:rsidRPr="0018623B">
          <w:rPr>
            <w:rStyle w:val="ae"/>
            <w:rFonts w:hint="eastAsia"/>
            <w:noProof/>
          </w:rPr>
          <w:t>3.3</w:t>
        </w:r>
        <w:r w:rsidRPr="0018623B">
          <w:rPr>
            <w:rStyle w:val="ae"/>
            <w:rFonts w:hint="eastAsia"/>
            <w:noProof/>
          </w:rPr>
          <w:t>课堂管理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8D66490" w14:textId="323E146C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3" w:history="1">
        <w:r w:rsidRPr="0018623B">
          <w:rPr>
            <w:rStyle w:val="ae"/>
            <w:rFonts w:hint="eastAsia"/>
            <w:noProof/>
          </w:rPr>
          <w:t>3.4</w:t>
        </w:r>
        <w:r w:rsidRPr="0018623B">
          <w:rPr>
            <w:rStyle w:val="ae"/>
            <w:rFonts w:hint="eastAsia"/>
            <w:noProof/>
          </w:rPr>
          <w:t>接受公告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DCB1AA" w14:textId="0AB1B3B4" w:rsidR="00F57023" w:rsidRDefault="00F57023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50044" w:history="1">
        <w:r w:rsidRPr="0018623B">
          <w:rPr>
            <w:rStyle w:val="ae"/>
            <w:rFonts w:hint="eastAsia"/>
            <w:noProof/>
          </w:rPr>
          <w:t xml:space="preserve">4. </w:t>
        </w:r>
        <w:r w:rsidRPr="0018623B">
          <w:rPr>
            <w:rStyle w:val="ae"/>
            <w:rFonts w:hint="eastAsia"/>
            <w:noProof/>
          </w:rPr>
          <w:t>教师子系统的模块设计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2498C04B" w14:textId="5FF7048F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5" w:history="1">
        <w:r w:rsidRPr="0018623B">
          <w:rPr>
            <w:rStyle w:val="ae"/>
            <w:rFonts w:hint="eastAsia"/>
            <w:noProof/>
          </w:rPr>
          <w:t xml:space="preserve">4.1 </w:t>
        </w:r>
        <w:r w:rsidRPr="0018623B">
          <w:rPr>
            <w:rStyle w:val="ae"/>
            <w:rFonts w:hint="eastAsia"/>
            <w:noProof/>
          </w:rPr>
          <w:t>用户管理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15C88D" w14:textId="06736D9F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6" w:history="1">
        <w:r w:rsidRPr="0018623B">
          <w:rPr>
            <w:rStyle w:val="ae"/>
            <w:rFonts w:hint="eastAsia"/>
            <w:noProof/>
          </w:rPr>
          <w:t>4.2</w:t>
        </w:r>
        <w:r w:rsidRPr="0018623B">
          <w:rPr>
            <w:rStyle w:val="ae"/>
            <w:rFonts w:hint="eastAsia"/>
            <w:noProof/>
          </w:rPr>
          <w:t>课程管理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BB91C1" w14:textId="24585DA8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7" w:history="1">
        <w:r w:rsidRPr="0018623B">
          <w:rPr>
            <w:rStyle w:val="ae"/>
            <w:rFonts w:hint="eastAsia"/>
            <w:noProof/>
          </w:rPr>
          <w:t>4.3</w:t>
        </w:r>
        <w:r w:rsidRPr="0018623B">
          <w:rPr>
            <w:rStyle w:val="ae"/>
            <w:rFonts w:hint="eastAsia"/>
            <w:noProof/>
          </w:rPr>
          <w:t>学生管理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7D36C5C" w14:textId="369B3C4B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8" w:history="1">
        <w:r w:rsidRPr="0018623B">
          <w:rPr>
            <w:rStyle w:val="ae"/>
            <w:rFonts w:hint="eastAsia"/>
            <w:noProof/>
          </w:rPr>
          <w:t>4.4</w:t>
        </w:r>
        <w:r w:rsidRPr="0018623B">
          <w:rPr>
            <w:rStyle w:val="ae"/>
            <w:rFonts w:hint="eastAsia"/>
            <w:noProof/>
          </w:rPr>
          <w:t>课堂管理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14F0D7B2" w14:textId="58B7A8C1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49" w:history="1">
        <w:r w:rsidRPr="0018623B">
          <w:rPr>
            <w:rStyle w:val="ae"/>
            <w:rFonts w:hint="eastAsia"/>
            <w:noProof/>
          </w:rPr>
          <w:t>4.5</w:t>
        </w:r>
        <w:r w:rsidRPr="0018623B">
          <w:rPr>
            <w:rStyle w:val="ae"/>
            <w:rFonts w:hint="eastAsia"/>
            <w:noProof/>
          </w:rPr>
          <w:t>题库管理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8F8C12" w14:textId="25F3B7FC" w:rsidR="00F57023" w:rsidRDefault="00F57023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50050" w:history="1">
        <w:r w:rsidRPr="0018623B">
          <w:rPr>
            <w:rStyle w:val="ae"/>
            <w:rFonts w:hint="eastAsia"/>
            <w:noProof/>
          </w:rPr>
          <w:t xml:space="preserve">5. </w:t>
        </w:r>
        <w:r w:rsidRPr="0018623B">
          <w:rPr>
            <w:rStyle w:val="ae"/>
            <w:rFonts w:hint="eastAsia"/>
            <w:noProof/>
          </w:rPr>
          <w:t>管理员子系统的模块设计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BFD8885" w14:textId="72E3291E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1" w:history="1">
        <w:r w:rsidRPr="0018623B">
          <w:rPr>
            <w:rStyle w:val="ae"/>
            <w:rFonts w:hint="eastAsia"/>
            <w:noProof/>
          </w:rPr>
          <w:t>5.1</w:t>
        </w:r>
        <w:r w:rsidRPr="0018623B">
          <w:rPr>
            <w:rStyle w:val="ae"/>
            <w:rFonts w:hint="eastAsia"/>
            <w:noProof/>
          </w:rPr>
          <w:t>用户管理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486B4B6E" w14:textId="109CF7A3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2" w:history="1">
        <w:r w:rsidRPr="0018623B">
          <w:rPr>
            <w:rStyle w:val="ae"/>
            <w:rFonts w:hint="eastAsia"/>
            <w:noProof/>
          </w:rPr>
          <w:t>5.2</w:t>
        </w:r>
        <w:r w:rsidRPr="0018623B">
          <w:rPr>
            <w:rStyle w:val="ae"/>
            <w:rFonts w:hint="eastAsia"/>
            <w:noProof/>
          </w:rPr>
          <w:t>课程管理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7399134" w14:textId="78930DE3" w:rsidR="00F57023" w:rsidRDefault="00F57023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50053" w:history="1">
        <w:r w:rsidRPr="0018623B">
          <w:rPr>
            <w:rStyle w:val="ae"/>
            <w:rFonts w:hint="eastAsia"/>
            <w:noProof/>
          </w:rPr>
          <w:t>6.</w:t>
        </w:r>
        <w:r w:rsidRPr="0018623B">
          <w:rPr>
            <w:rStyle w:val="ae"/>
            <w:rFonts w:hint="eastAsia"/>
            <w:noProof/>
          </w:rPr>
          <w:t>数据表设计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84545A" w14:textId="6488AFF9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4" w:history="1">
        <w:r w:rsidRPr="0018623B">
          <w:rPr>
            <w:rStyle w:val="ae"/>
            <w:rFonts w:hint="eastAsia"/>
            <w:noProof/>
          </w:rPr>
          <w:t>6.1</w:t>
        </w:r>
        <w:r w:rsidRPr="0018623B">
          <w:rPr>
            <w:rStyle w:val="ae"/>
            <w:rFonts w:hint="eastAsia"/>
            <w:noProof/>
          </w:rPr>
          <w:t>学生表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DA4E015" w14:textId="6D7EEA15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5" w:history="1">
        <w:r w:rsidRPr="0018623B">
          <w:rPr>
            <w:rStyle w:val="ae"/>
            <w:rFonts w:hint="eastAsia"/>
            <w:noProof/>
          </w:rPr>
          <w:t>6.2</w:t>
        </w:r>
        <w:r w:rsidRPr="0018623B">
          <w:rPr>
            <w:rStyle w:val="ae"/>
            <w:rFonts w:hint="eastAsia"/>
            <w:noProof/>
          </w:rPr>
          <w:t>教师表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3541DF" w14:textId="0F2E4975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6" w:history="1">
        <w:r w:rsidRPr="0018623B">
          <w:rPr>
            <w:rStyle w:val="ae"/>
            <w:rFonts w:hint="eastAsia"/>
            <w:noProof/>
          </w:rPr>
          <w:t>6.3</w:t>
        </w:r>
        <w:r w:rsidRPr="0018623B">
          <w:rPr>
            <w:rStyle w:val="ae"/>
            <w:rFonts w:hint="eastAsia"/>
            <w:noProof/>
          </w:rPr>
          <w:t>管理员表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B2CE359" w14:textId="463267F9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7" w:history="1">
        <w:r w:rsidRPr="0018623B">
          <w:rPr>
            <w:rStyle w:val="ae"/>
            <w:rFonts w:hint="eastAsia"/>
            <w:noProof/>
          </w:rPr>
          <w:t>6.4</w:t>
        </w:r>
        <w:r w:rsidRPr="0018623B">
          <w:rPr>
            <w:rStyle w:val="ae"/>
            <w:rFonts w:hint="eastAsia"/>
            <w:noProof/>
          </w:rPr>
          <w:t>课程表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1AB749" w14:textId="6899E18B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8" w:history="1">
        <w:r w:rsidRPr="0018623B">
          <w:rPr>
            <w:rStyle w:val="ae"/>
            <w:rFonts w:hint="eastAsia"/>
            <w:noProof/>
          </w:rPr>
          <w:t>6.5</w:t>
        </w:r>
        <w:r w:rsidRPr="0018623B">
          <w:rPr>
            <w:rStyle w:val="ae"/>
            <w:rFonts w:hint="eastAsia"/>
            <w:noProof/>
          </w:rPr>
          <w:t>课堂表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F61901" w14:textId="3F20FC70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59" w:history="1">
        <w:r w:rsidRPr="0018623B">
          <w:rPr>
            <w:rStyle w:val="ae"/>
            <w:rFonts w:hint="eastAsia"/>
            <w:noProof/>
          </w:rPr>
          <w:t>6.6</w:t>
        </w:r>
        <w:r w:rsidRPr="0018623B">
          <w:rPr>
            <w:rStyle w:val="ae"/>
            <w:rFonts w:hint="eastAsia"/>
            <w:noProof/>
          </w:rPr>
          <w:t>学生参加课程表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29F8A7" w14:textId="28C41980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0" w:history="1">
        <w:r w:rsidRPr="0018623B">
          <w:rPr>
            <w:rStyle w:val="ae"/>
            <w:rFonts w:hint="eastAsia"/>
            <w:noProof/>
          </w:rPr>
          <w:t>6.7</w:t>
        </w:r>
        <w:r w:rsidRPr="0018623B">
          <w:rPr>
            <w:rStyle w:val="ae"/>
            <w:rFonts w:hint="eastAsia"/>
            <w:noProof/>
          </w:rPr>
          <w:t>学生出勤课堂表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8350ED6" w14:textId="42E05BB1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1" w:history="1">
        <w:r w:rsidRPr="0018623B">
          <w:rPr>
            <w:rStyle w:val="ae"/>
            <w:rFonts w:hint="eastAsia"/>
            <w:noProof/>
          </w:rPr>
          <w:t>6.8</w:t>
        </w:r>
        <w:r w:rsidRPr="0018623B">
          <w:rPr>
            <w:rStyle w:val="ae"/>
            <w:rFonts w:hint="eastAsia"/>
            <w:noProof/>
          </w:rPr>
          <w:t>讨论帖表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86FE6F" w14:textId="5A6A8BAC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2" w:history="1">
        <w:r w:rsidRPr="0018623B">
          <w:rPr>
            <w:rStyle w:val="ae"/>
            <w:rFonts w:hint="eastAsia"/>
            <w:noProof/>
          </w:rPr>
          <w:t>6.9</w:t>
        </w:r>
        <w:r w:rsidRPr="0018623B">
          <w:rPr>
            <w:rStyle w:val="ae"/>
            <w:rFonts w:hint="eastAsia"/>
            <w:noProof/>
          </w:rPr>
          <w:t>讨论帖回复表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DBC83B" w14:textId="3E4514AB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3" w:history="1">
        <w:r w:rsidRPr="0018623B">
          <w:rPr>
            <w:rStyle w:val="ae"/>
            <w:rFonts w:hint="eastAsia"/>
            <w:noProof/>
          </w:rPr>
          <w:t>6.10</w:t>
        </w:r>
        <w:r w:rsidRPr="0018623B">
          <w:rPr>
            <w:rStyle w:val="ae"/>
            <w:rFonts w:hint="eastAsia"/>
            <w:noProof/>
          </w:rPr>
          <w:t>通知表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9D6C75" w14:textId="63635F2A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4" w:history="1">
        <w:r w:rsidRPr="0018623B">
          <w:rPr>
            <w:rStyle w:val="ae"/>
            <w:rFonts w:hint="eastAsia"/>
            <w:noProof/>
          </w:rPr>
          <w:t>6.11</w:t>
        </w:r>
        <w:r w:rsidRPr="0018623B">
          <w:rPr>
            <w:rStyle w:val="ae"/>
            <w:rFonts w:hint="eastAsia"/>
            <w:noProof/>
          </w:rPr>
          <w:t>题目表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5682FF" w14:textId="777C102A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5" w:history="1">
        <w:r w:rsidRPr="0018623B">
          <w:rPr>
            <w:rStyle w:val="ae"/>
            <w:rFonts w:hint="eastAsia"/>
            <w:noProof/>
          </w:rPr>
          <w:t>6.12</w:t>
        </w:r>
        <w:r w:rsidRPr="0018623B">
          <w:rPr>
            <w:rStyle w:val="ae"/>
            <w:rFonts w:hint="eastAsia"/>
            <w:noProof/>
          </w:rPr>
          <w:t>题库表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EC36DA" w14:textId="07010974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6" w:history="1">
        <w:r w:rsidRPr="0018623B">
          <w:rPr>
            <w:rStyle w:val="ae"/>
            <w:rFonts w:hint="eastAsia"/>
            <w:noProof/>
          </w:rPr>
          <w:t>6.13</w:t>
        </w:r>
        <w:r w:rsidRPr="0018623B">
          <w:rPr>
            <w:rStyle w:val="ae"/>
            <w:rFonts w:hint="eastAsia"/>
            <w:noProof/>
          </w:rPr>
          <w:t>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500E960" w14:textId="03AD7F4C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7" w:history="1">
        <w:r w:rsidRPr="0018623B">
          <w:rPr>
            <w:rStyle w:val="ae"/>
            <w:rFonts w:hint="eastAsia"/>
            <w:noProof/>
          </w:rPr>
          <w:t>6.14</w:t>
        </w:r>
        <w:r w:rsidRPr="0018623B">
          <w:rPr>
            <w:rStyle w:val="ae"/>
            <w:rFonts w:hint="eastAsia"/>
            <w:noProof/>
          </w:rPr>
          <w:t>学生</w:t>
        </w:r>
        <w:r w:rsidRPr="0018623B">
          <w:rPr>
            <w:rStyle w:val="ae"/>
            <w:rFonts w:hint="eastAsia"/>
            <w:noProof/>
          </w:rPr>
          <w:t>-</w:t>
        </w:r>
        <w:r w:rsidRPr="0018623B">
          <w:rPr>
            <w:rStyle w:val="ae"/>
            <w:rFonts w:hint="eastAsia"/>
            <w:noProof/>
          </w:rPr>
          <w:t>测试关联表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05F575" w14:textId="040340E7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8" w:history="1">
        <w:r w:rsidRPr="0018623B">
          <w:rPr>
            <w:rStyle w:val="ae"/>
            <w:rFonts w:hint="eastAsia"/>
            <w:noProof/>
          </w:rPr>
          <w:t>6.15</w:t>
        </w:r>
        <w:r w:rsidRPr="0018623B">
          <w:rPr>
            <w:rStyle w:val="ae"/>
            <w:rFonts w:hint="eastAsia"/>
            <w:noProof/>
          </w:rPr>
          <w:t>课堂</w:t>
        </w:r>
        <w:r w:rsidRPr="0018623B">
          <w:rPr>
            <w:rStyle w:val="ae"/>
            <w:rFonts w:hint="eastAsia"/>
            <w:noProof/>
          </w:rPr>
          <w:t>-</w:t>
        </w:r>
        <w:r w:rsidRPr="0018623B">
          <w:rPr>
            <w:rStyle w:val="ae"/>
            <w:rFonts w:hint="eastAsia"/>
            <w:noProof/>
          </w:rPr>
          <w:t>测试关联表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2A6692F" w14:textId="4BDF6EE1" w:rsidR="00F57023" w:rsidRDefault="00F57023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50069" w:history="1">
        <w:r w:rsidRPr="0018623B">
          <w:rPr>
            <w:rStyle w:val="ae"/>
            <w:rFonts w:hint="eastAsia"/>
            <w:noProof/>
          </w:rPr>
          <w:t>6.16</w:t>
        </w:r>
        <w:r w:rsidRPr="0018623B">
          <w:rPr>
            <w:rStyle w:val="ae"/>
            <w:rFonts w:hint="eastAsia"/>
            <w:noProof/>
          </w:rPr>
          <w:t>题目</w:t>
        </w:r>
        <w:r w:rsidRPr="0018623B">
          <w:rPr>
            <w:rStyle w:val="ae"/>
            <w:rFonts w:hint="eastAsia"/>
            <w:noProof/>
          </w:rPr>
          <w:t>-</w:t>
        </w:r>
        <w:r w:rsidRPr="0018623B">
          <w:rPr>
            <w:rStyle w:val="ae"/>
            <w:rFonts w:hint="eastAsia"/>
            <w:noProof/>
          </w:rPr>
          <w:t>测试关联表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_Toc183950069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96D9C65" w14:textId="251E2E8E" w:rsidR="00460038" w:rsidRDefault="00460038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6478463"/>
      <w:bookmarkStart w:id="2" w:name="_Toc16478862"/>
      <w:bookmarkStart w:id="3" w:name="_Toc16478129"/>
      <w:bookmarkStart w:id="4" w:name="_Toc183950020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3D15AE86" w14:textId="77777777" w:rsidR="00460038" w:rsidRDefault="00460038">
      <w:pPr>
        <w:pStyle w:val="2"/>
      </w:pPr>
      <w:bookmarkStart w:id="5" w:name="_Toc15898328"/>
      <w:bookmarkStart w:id="6" w:name="_Toc16478863"/>
      <w:bookmarkStart w:id="7" w:name="_Toc16478130"/>
      <w:bookmarkStart w:id="8" w:name="_Toc15786742"/>
      <w:bookmarkStart w:id="9" w:name="_Toc16478464"/>
      <w:bookmarkStart w:id="10" w:name="_Toc183950021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03D530BC" w14:textId="42EDA5AD" w:rsidR="00460038" w:rsidRDefault="00460038">
      <w:r>
        <w:rPr>
          <w:rFonts w:hint="eastAsia"/>
        </w:rPr>
        <w:t>本详细设计说明书旨在为</w:t>
      </w:r>
      <w:r w:rsidR="001313B4">
        <w:rPr>
          <w:rFonts w:hint="eastAsia"/>
        </w:rPr>
        <w:t>同伴课堂</w:t>
      </w:r>
      <w:r>
        <w:rPr>
          <w:rFonts w:hint="eastAsia"/>
        </w:rPr>
        <w:t>提供详尽的模块设计信息。它详细阐述了系统的内部结构、接口设计、数据结构和算法，以供开发团队在编码阶段参考。此文档确保每个模块的设计都能满足既定的需求规格，并与系统的其他部分无缝集成。</w:t>
      </w:r>
    </w:p>
    <w:p w14:paraId="24BB5EE9" w14:textId="77777777" w:rsidR="00460038" w:rsidRDefault="00460038">
      <w:pPr>
        <w:pStyle w:val="2"/>
      </w:pPr>
      <w:bookmarkStart w:id="11" w:name="_Toc15898329"/>
      <w:bookmarkStart w:id="12" w:name="_Toc16478465"/>
      <w:bookmarkStart w:id="13" w:name="_Toc16478131"/>
      <w:bookmarkStart w:id="14" w:name="_Toc15786743"/>
      <w:bookmarkStart w:id="15" w:name="_Toc16478864"/>
      <w:bookmarkStart w:id="16" w:name="_Toc183950022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4334D67A" w14:textId="1BFCD4C6" w:rsidR="00460038" w:rsidRDefault="00460038">
      <w:r>
        <w:rPr>
          <w:rFonts w:hint="eastAsia"/>
        </w:rPr>
        <w:t>本文档覆盖了</w:t>
      </w:r>
      <w:r w:rsidR="001313B4">
        <w:rPr>
          <w:rFonts w:hint="eastAsia"/>
        </w:rPr>
        <w:t>同伴课堂</w:t>
      </w:r>
      <w:r>
        <w:rPr>
          <w:rFonts w:hint="eastAsia"/>
        </w:rPr>
        <w:t>的所有详细设计方面，包括但不限于模块命名规则、模块汇总、子系统设计、模块接口与属性以及补充说明。它详细描述了从系统设计到实现的各个阶段，以及每个阶段的具体活动和预期成果。</w:t>
      </w:r>
    </w:p>
    <w:p w14:paraId="5D14EB3F" w14:textId="77777777" w:rsidR="00460038" w:rsidRDefault="00460038">
      <w:pPr>
        <w:pStyle w:val="2"/>
      </w:pPr>
      <w:bookmarkStart w:id="17" w:name="_Toc15786744"/>
      <w:bookmarkStart w:id="18" w:name="_Toc16478865"/>
      <w:bookmarkStart w:id="19" w:name="_Toc16478132"/>
      <w:bookmarkStart w:id="20" w:name="_Toc16478466"/>
      <w:bookmarkStart w:id="21" w:name="_Toc15898330"/>
      <w:bookmarkStart w:id="22" w:name="_Toc183950023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0691C36E" w14:textId="77777777" w:rsidR="00460038" w:rsidRDefault="00460038">
      <w:r>
        <w:rPr>
          <w:rFonts w:hint="eastAsia"/>
        </w:rPr>
        <w:t>本文档的主要读者包括项目团队成员（开发人员、测试人员、项目经理）以及最终用户（学生和教师）。文档提供了足够的信息，使读者能够理解平台的内部结构和设计决策，以及如何满足他们的需求。</w:t>
      </w:r>
    </w:p>
    <w:p w14:paraId="210309E3" w14:textId="77777777" w:rsidR="00460038" w:rsidRDefault="00460038">
      <w:pPr>
        <w:pStyle w:val="2"/>
      </w:pPr>
      <w:bookmarkStart w:id="23" w:name="_Toc15898331"/>
      <w:bookmarkStart w:id="24" w:name="_Toc16478467"/>
      <w:bookmarkStart w:id="25" w:name="_Toc16478866"/>
      <w:bookmarkStart w:id="26" w:name="_Toc15786745"/>
      <w:bookmarkStart w:id="27" w:name="_Toc16478133"/>
      <w:bookmarkStart w:id="28" w:name="_Toc183950024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p w14:paraId="0E907F67" w14:textId="77777777" w:rsidR="001313B4" w:rsidRDefault="001313B4" w:rsidP="001313B4">
      <w:r w:rsidRPr="002B5232">
        <w:t>[</w:t>
      </w:r>
      <w:r w:rsidRPr="002B5232">
        <w:t>项目计划</w:t>
      </w:r>
      <w:r w:rsidRPr="002B5232">
        <w:t>.docx]</w:t>
      </w:r>
      <w:r w:rsidRPr="002B5232">
        <w:t>：描述了同伴课堂项目的实施框架、目标、范围、时间表、资源分配、</w:t>
      </w:r>
      <w:r w:rsidRPr="002B5232">
        <w:t xml:space="preserve"> </w:t>
      </w:r>
      <w:r w:rsidRPr="002B5232">
        <w:t>风险管理以及质量保证措施等。</w:t>
      </w:r>
    </w:p>
    <w:p w14:paraId="58744358" w14:textId="77777777" w:rsidR="001313B4" w:rsidRDefault="001313B4" w:rsidP="001313B4">
      <w:r w:rsidRPr="002B5232">
        <w:t>[</w:t>
      </w:r>
      <w:r>
        <w:rPr>
          <w:rFonts w:hint="eastAsia"/>
        </w:rPr>
        <w:t>产品需求规格说明书</w:t>
      </w:r>
      <w:r w:rsidRPr="002B5232">
        <w:t>.docx]</w:t>
      </w:r>
      <w:r w:rsidRPr="002B5232">
        <w:t>：描述了同伴课堂项目</w:t>
      </w:r>
      <w:r>
        <w:rPr>
          <w:rFonts w:hint="eastAsia"/>
        </w:rPr>
        <w:t>的功能性需求和非功能性需求</w:t>
      </w:r>
      <w:r w:rsidRPr="002B5232">
        <w:t>。</w:t>
      </w:r>
    </w:p>
    <w:p w14:paraId="3555B7A1" w14:textId="4D8B84D1" w:rsidR="001313B4" w:rsidRDefault="001313B4" w:rsidP="001313B4">
      <w:r w:rsidRPr="002B5232">
        <w:t>[</w:t>
      </w:r>
      <w:r>
        <w:rPr>
          <w:rFonts w:hint="eastAsia"/>
        </w:rPr>
        <w:t>概要设计说明书</w:t>
      </w:r>
      <w:r w:rsidRPr="002B5232">
        <w:t>.docx]</w:t>
      </w:r>
      <w:r w:rsidRPr="002B5232">
        <w:t>：描述了同伴课堂项目</w:t>
      </w:r>
      <w:r>
        <w:rPr>
          <w:rFonts w:hint="eastAsia"/>
        </w:rPr>
        <w:t>的系统架构、功能框架、界面设计等</w:t>
      </w:r>
      <w:r w:rsidRPr="002B5232">
        <w:t>。</w:t>
      </w:r>
    </w:p>
    <w:p w14:paraId="024A531D" w14:textId="77777777" w:rsidR="00460038" w:rsidRDefault="00460038">
      <w:pPr>
        <w:pStyle w:val="2"/>
      </w:pPr>
      <w:bookmarkStart w:id="29" w:name="_Toc16478134"/>
      <w:bookmarkStart w:id="30" w:name="_Toc15786746"/>
      <w:bookmarkStart w:id="31" w:name="_Toc16478468"/>
      <w:bookmarkStart w:id="32" w:name="_Toc15898332"/>
      <w:bookmarkStart w:id="33" w:name="_Toc16478867"/>
      <w:bookmarkStart w:id="34" w:name="_Toc183950025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460038" w14:paraId="1143D807" w14:textId="77777777">
        <w:trPr>
          <w:cantSplit/>
        </w:trPr>
        <w:tc>
          <w:tcPr>
            <w:tcW w:w="2368" w:type="dxa"/>
            <w:shd w:val="clear" w:color="auto" w:fill="D9D9D9"/>
          </w:tcPr>
          <w:p w14:paraId="78633076" w14:textId="77777777" w:rsidR="00460038" w:rsidRDefault="0046003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1047102A" w14:textId="77777777" w:rsidR="00460038" w:rsidRDefault="0046003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460038" w14:paraId="73EDFE7D" w14:textId="77777777">
        <w:trPr>
          <w:cantSplit/>
        </w:trPr>
        <w:tc>
          <w:tcPr>
            <w:tcW w:w="2368" w:type="dxa"/>
          </w:tcPr>
          <w:p w14:paraId="72C343EE" w14:textId="77777777" w:rsidR="00460038" w:rsidRDefault="0046003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SPP</w:t>
            </w:r>
          </w:p>
        </w:tc>
        <w:tc>
          <w:tcPr>
            <w:tcW w:w="6352" w:type="dxa"/>
          </w:tcPr>
          <w:p w14:paraId="4811F4ED" w14:textId="77777777" w:rsidR="00460038" w:rsidRDefault="0046003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精简并行过程，</w:t>
            </w:r>
            <w:r>
              <w:rPr>
                <w:rFonts w:hint="eastAsia"/>
                <w:sz w:val="18"/>
              </w:rPr>
              <w:t>Simplified Parallel Process</w:t>
            </w:r>
          </w:p>
        </w:tc>
      </w:tr>
      <w:tr w:rsidR="00460038" w14:paraId="4C705BF6" w14:textId="77777777">
        <w:trPr>
          <w:cantSplit/>
        </w:trPr>
        <w:tc>
          <w:tcPr>
            <w:tcW w:w="2368" w:type="dxa"/>
          </w:tcPr>
          <w:p w14:paraId="0C48EBD0" w14:textId="77777777" w:rsidR="00460038" w:rsidRDefault="0046003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SD</w:t>
            </w:r>
          </w:p>
        </w:tc>
        <w:tc>
          <w:tcPr>
            <w:tcW w:w="6352" w:type="dxa"/>
          </w:tcPr>
          <w:p w14:paraId="648B3B57" w14:textId="77777777" w:rsidR="00460038" w:rsidRDefault="0046003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系统设计，</w:t>
            </w:r>
            <w:r>
              <w:rPr>
                <w:rFonts w:hint="eastAsia"/>
                <w:sz w:val="18"/>
              </w:rPr>
              <w:t>System Design</w:t>
            </w:r>
          </w:p>
        </w:tc>
      </w:tr>
      <w:tr w:rsidR="00460038" w14:paraId="0399B195" w14:textId="77777777">
        <w:trPr>
          <w:cantSplit/>
        </w:trPr>
        <w:tc>
          <w:tcPr>
            <w:tcW w:w="2368" w:type="dxa"/>
          </w:tcPr>
          <w:p w14:paraId="0D84C0AA" w14:textId="77777777" w:rsidR="00460038" w:rsidRDefault="00460038">
            <w:pPr>
              <w:tabs>
                <w:tab w:val="left" w:pos="3346"/>
              </w:tabs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HLD</w:t>
            </w:r>
          </w:p>
        </w:tc>
        <w:tc>
          <w:tcPr>
            <w:tcW w:w="6352" w:type="dxa"/>
          </w:tcPr>
          <w:p w14:paraId="38DFFA7F" w14:textId="77777777" w:rsidR="00460038" w:rsidRDefault="00460038">
            <w:pPr>
              <w:tabs>
                <w:tab w:val="left" w:pos="3346"/>
              </w:tabs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高层设计，</w:t>
            </w:r>
            <w:r>
              <w:rPr>
                <w:rFonts w:hint="eastAsia"/>
                <w:sz w:val="18"/>
                <w:szCs w:val="21"/>
              </w:rPr>
              <w:t>High-Level Design</w:t>
            </w:r>
          </w:p>
        </w:tc>
      </w:tr>
    </w:tbl>
    <w:p w14:paraId="3A3E53A2" w14:textId="77777777" w:rsidR="00BA54FB" w:rsidRDefault="00BA54FB" w:rsidP="00BA54FB">
      <w:pPr>
        <w:pStyle w:val="2"/>
      </w:pPr>
      <w:bookmarkStart w:id="35" w:name="_Toc183950026"/>
      <w:r>
        <w:rPr>
          <w:rFonts w:hint="eastAsia"/>
        </w:rPr>
        <w:lastRenderedPageBreak/>
        <w:t>1.</w:t>
      </w:r>
      <w:r>
        <w:rPr>
          <w:rFonts w:hint="eastAsia"/>
        </w:rPr>
        <w:t>模块汇总</w:t>
      </w:r>
      <w:bookmarkEnd w:id="35"/>
    </w:p>
    <w:p w14:paraId="041B31AA" w14:textId="77777777" w:rsidR="00460038" w:rsidRDefault="00460038" w:rsidP="00BA54FB">
      <w:pPr>
        <w:pStyle w:val="2"/>
      </w:pPr>
      <w:bookmarkStart w:id="36" w:name="_Toc183950027"/>
      <w:r>
        <w:rPr>
          <w:rFonts w:hint="eastAsia"/>
        </w:rPr>
        <w:t>1.</w:t>
      </w:r>
      <w:r w:rsidR="00BA54FB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模块汇总表</w:t>
      </w:r>
      <w:bookmarkEnd w:id="36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4"/>
        <w:gridCol w:w="6596"/>
      </w:tblGrid>
      <w:tr w:rsidR="00460038" w14:paraId="005EE7FF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224D08FF" w14:textId="77777777" w:rsidR="00460038" w:rsidRDefault="00460038">
            <w:pPr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学生子系统</w:t>
            </w:r>
          </w:p>
        </w:tc>
      </w:tr>
      <w:tr w:rsidR="00460038" w14:paraId="392087C3" w14:textId="77777777">
        <w:tc>
          <w:tcPr>
            <w:tcW w:w="2124" w:type="dxa"/>
            <w:shd w:val="clear" w:color="auto" w:fill="D9D9D9"/>
          </w:tcPr>
          <w:p w14:paraId="53F6CE71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3E5AB6B8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460038" w14:paraId="61C5711C" w14:textId="77777777">
        <w:tc>
          <w:tcPr>
            <w:tcW w:w="2124" w:type="dxa"/>
          </w:tcPr>
          <w:p w14:paraId="3005124B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用户管理</w:t>
            </w:r>
          </w:p>
        </w:tc>
        <w:tc>
          <w:tcPr>
            <w:tcW w:w="6596" w:type="dxa"/>
          </w:tcPr>
          <w:p w14:paraId="4D9B818A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用户登录、用户注册和个人信息管理</w:t>
            </w:r>
          </w:p>
        </w:tc>
      </w:tr>
      <w:tr w:rsidR="00460038" w14:paraId="71707D62" w14:textId="77777777">
        <w:tc>
          <w:tcPr>
            <w:tcW w:w="2124" w:type="dxa"/>
          </w:tcPr>
          <w:p w14:paraId="6E91212D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课程管理</w:t>
            </w:r>
          </w:p>
        </w:tc>
        <w:tc>
          <w:tcPr>
            <w:tcW w:w="6596" w:type="dxa"/>
          </w:tcPr>
          <w:p w14:paraId="50B2ABAA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课程加入、讨论区发帖回复、查看数据统计</w:t>
            </w:r>
          </w:p>
        </w:tc>
      </w:tr>
      <w:tr w:rsidR="00460038" w14:paraId="61F4DD87" w14:textId="77777777">
        <w:tc>
          <w:tcPr>
            <w:tcW w:w="2124" w:type="dxa"/>
          </w:tcPr>
          <w:p w14:paraId="038716A3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课堂管理</w:t>
            </w:r>
          </w:p>
        </w:tc>
        <w:tc>
          <w:tcPr>
            <w:tcW w:w="6596" w:type="dxa"/>
          </w:tcPr>
          <w:p w14:paraId="707C0C68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签到管理、课上答题、查看数据统计</w:t>
            </w:r>
          </w:p>
        </w:tc>
      </w:tr>
      <w:tr w:rsidR="00460038" w14:paraId="37E221F3" w14:textId="77777777">
        <w:tc>
          <w:tcPr>
            <w:tcW w:w="2124" w:type="dxa"/>
          </w:tcPr>
          <w:p w14:paraId="09E365AE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接收推送消息</w:t>
            </w:r>
          </w:p>
        </w:tc>
        <w:tc>
          <w:tcPr>
            <w:tcW w:w="6596" w:type="dxa"/>
          </w:tcPr>
          <w:p w14:paraId="73C06B52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对于加入的课程，当老师发布通知公告时，会同步到手机上进行推送提醒</w:t>
            </w:r>
          </w:p>
        </w:tc>
      </w:tr>
      <w:tr w:rsidR="00460038" w14:paraId="3C544074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793D362C" w14:textId="77777777" w:rsidR="00460038" w:rsidRDefault="00460038">
            <w:pPr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教师子系统</w:t>
            </w:r>
          </w:p>
        </w:tc>
      </w:tr>
      <w:tr w:rsidR="00460038" w14:paraId="7B8EB650" w14:textId="77777777">
        <w:tc>
          <w:tcPr>
            <w:tcW w:w="2124" w:type="dxa"/>
            <w:shd w:val="clear" w:color="auto" w:fill="D9D9D9"/>
          </w:tcPr>
          <w:p w14:paraId="07396F65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41733395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460038" w14:paraId="411E2818" w14:textId="77777777">
        <w:tc>
          <w:tcPr>
            <w:tcW w:w="2124" w:type="dxa"/>
          </w:tcPr>
          <w:p w14:paraId="2CF51D70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用户管理</w:t>
            </w:r>
          </w:p>
        </w:tc>
        <w:tc>
          <w:tcPr>
            <w:tcW w:w="6596" w:type="dxa"/>
          </w:tcPr>
          <w:p w14:paraId="52772DA0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用户登录、用户注册和个人信息管理</w:t>
            </w:r>
          </w:p>
        </w:tc>
      </w:tr>
      <w:tr w:rsidR="00460038" w14:paraId="7C19B73E" w14:textId="77777777">
        <w:tc>
          <w:tcPr>
            <w:tcW w:w="2124" w:type="dxa"/>
          </w:tcPr>
          <w:p w14:paraId="3CF4F9CF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课程管理</w:t>
            </w:r>
          </w:p>
        </w:tc>
        <w:tc>
          <w:tcPr>
            <w:tcW w:w="6596" w:type="dxa"/>
          </w:tcPr>
          <w:p w14:paraId="1D2052EB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查询课程列表、加入课程、创建新课程、发布公告、讨论区发帖回复</w:t>
            </w:r>
          </w:p>
        </w:tc>
      </w:tr>
      <w:tr w:rsidR="00460038" w14:paraId="7C621211" w14:textId="77777777">
        <w:tc>
          <w:tcPr>
            <w:tcW w:w="2124" w:type="dxa"/>
            <w:vAlign w:val="center"/>
          </w:tcPr>
          <w:p w14:paraId="0197B65F" w14:textId="77777777" w:rsidR="00460038" w:rsidRDefault="00460038">
            <w:pPr>
              <w:rPr>
                <w:sz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学生管理</w:t>
            </w:r>
          </w:p>
        </w:tc>
        <w:tc>
          <w:tcPr>
            <w:tcW w:w="6596" w:type="dxa"/>
          </w:tcPr>
          <w:p w14:paraId="343BFCE8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学生管理、学生信息统计</w:t>
            </w:r>
          </w:p>
        </w:tc>
      </w:tr>
      <w:tr w:rsidR="00460038" w14:paraId="1D198325" w14:textId="77777777">
        <w:tc>
          <w:tcPr>
            <w:tcW w:w="2124" w:type="dxa"/>
            <w:vAlign w:val="center"/>
          </w:tcPr>
          <w:p w14:paraId="595C0DF3" w14:textId="77777777" w:rsidR="00460038" w:rsidRDefault="00460038">
            <w:pPr>
              <w:rPr>
                <w:sz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课堂管理</w:t>
            </w:r>
          </w:p>
        </w:tc>
        <w:tc>
          <w:tcPr>
            <w:tcW w:w="6596" w:type="dxa"/>
          </w:tcPr>
          <w:p w14:paraId="3B8FF793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签到管理、题库选择与使用、发布课堂问题、课堂数据分析</w:t>
            </w:r>
          </w:p>
        </w:tc>
      </w:tr>
      <w:tr w:rsidR="00460038" w14:paraId="47FAC509" w14:textId="77777777">
        <w:tc>
          <w:tcPr>
            <w:tcW w:w="2124" w:type="dxa"/>
            <w:tcBorders>
              <w:bottom w:val="single" w:sz="4" w:space="0" w:color="auto"/>
            </w:tcBorders>
            <w:vAlign w:val="center"/>
          </w:tcPr>
          <w:p w14:paraId="76C8D384" w14:textId="77777777" w:rsidR="00460038" w:rsidRDefault="00460038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题库管理</w:t>
            </w:r>
          </w:p>
        </w:tc>
        <w:tc>
          <w:tcPr>
            <w:tcW w:w="6596" w:type="dxa"/>
            <w:tcBorders>
              <w:bottom w:val="single" w:sz="4" w:space="0" w:color="auto"/>
            </w:tcBorders>
          </w:tcPr>
          <w:p w14:paraId="11676E2F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添加题目、删除题目、查看、修改题目</w:t>
            </w:r>
          </w:p>
        </w:tc>
      </w:tr>
      <w:tr w:rsidR="00460038" w14:paraId="2BAE6887" w14:textId="77777777">
        <w:tc>
          <w:tcPr>
            <w:tcW w:w="8720" w:type="dxa"/>
            <w:gridSpan w:val="2"/>
            <w:tcBorders>
              <w:bottom w:val="single" w:sz="4" w:space="0" w:color="auto"/>
            </w:tcBorders>
            <w:shd w:val="clear" w:color="auto" w:fill="E8E8E8"/>
          </w:tcPr>
          <w:p w14:paraId="7A65BA71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管理员子系统</w:t>
            </w:r>
          </w:p>
        </w:tc>
      </w:tr>
      <w:tr w:rsidR="00460038" w14:paraId="480A90D9" w14:textId="77777777">
        <w:tc>
          <w:tcPr>
            <w:tcW w:w="2124" w:type="dxa"/>
            <w:shd w:val="clear" w:color="auto" w:fill="E8E8E8"/>
          </w:tcPr>
          <w:p w14:paraId="5CECD709" w14:textId="77777777" w:rsidR="00460038" w:rsidRDefault="00460038" w:rsidP="00251BC6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E8E8E8"/>
          </w:tcPr>
          <w:p w14:paraId="050265DD" w14:textId="77777777" w:rsidR="00460038" w:rsidRDefault="00460038" w:rsidP="00251BC6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460038" w14:paraId="4B4E0787" w14:textId="77777777">
        <w:tc>
          <w:tcPr>
            <w:tcW w:w="2124" w:type="dxa"/>
          </w:tcPr>
          <w:p w14:paraId="5863AC32" w14:textId="77777777" w:rsidR="00460038" w:rsidRDefault="00460038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hint="eastAsia"/>
                <w:sz w:val="18"/>
              </w:rPr>
              <w:t>用户管理</w:t>
            </w:r>
          </w:p>
        </w:tc>
        <w:tc>
          <w:tcPr>
            <w:tcW w:w="6596" w:type="dxa"/>
          </w:tcPr>
          <w:p w14:paraId="02D1F26E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用户列表查看、用户状态查看</w:t>
            </w:r>
            <w:r>
              <w:rPr>
                <w:rFonts w:hint="eastAsia"/>
                <w:sz w:val="18"/>
              </w:rPr>
              <w:t>/</w:t>
            </w:r>
            <w:r>
              <w:rPr>
                <w:rFonts w:hint="eastAsia"/>
                <w:sz w:val="18"/>
              </w:rPr>
              <w:t>封禁</w:t>
            </w:r>
          </w:p>
        </w:tc>
      </w:tr>
      <w:tr w:rsidR="00460038" w14:paraId="7916D29F" w14:textId="77777777">
        <w:tc>
          <w:tcPr>
            <w:tcW w:w="2124" w:type="dxa"/>
          </w:tcPr>
          <w:p w14:paraId="0B83AE46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课程管理</w:t>
            </w:r>
          </w:p>
        </w:tc>
        <w:tc>
          <w:tcPr>
            <w:tcW w:w="6596" w:type="dxa"/>
          </w:tcPr>
          <w:p w14:paraId="55C170F2" w14:textId="77777777" w:rsidR="00460038" w:rsidRDefault="0046003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课程列表查看、课程状态查看</w:t>
            </w:r>
            <w:r>
              <w:rPr>
                <w:rFonts w:hint="eastAsia"/>
                <w:sz w:val="18"/>
              </w:rPr>
              <w:t>/</w:t>
            </w:r>
            <w:r>
              <w:rPr>
                <w:rFonts w:hint="eastAsia"/>
                <w:sz w:val="18"/>
              </w:rPr>
              <w:t>封禁</w:t>
            </w:r>
          </w:p>
        </w:tc>
      </w:tr>
    </w:tbl>
    <w:p w14:paraId="7B9B0E60" w14:textId="77777777" w:rsidR="00460038" w:rsidRDefault="00460038"/>
    <w:p w14:paraId="06837961" w14:textId="77777777" w:rsidR="00460038" w:rsidRDefault="00BA54FB" w:rsidP="00BA54FB">
      <w:pPr>
        <w:pStyle w:val="2"/>
      </w:pPr>
      <w:bookmarkStart w:id="37" w:name="_Toc183950028"/>
      <w:r>
        <w:rPr>
          <w:rFonts w:hint="eastAsia"/>
        </w:rPr>
        <w:t>1.</w:t>
      </w:r>
      <w:r w:rsidR="00460038">
        <w:rPr>
          <w:rFonts w:hint="eastAsia"/>
        </w:rPr>
        <w:t xml:space="preserve">2 </w:t>
      </w:r>
      <w:r w:rsidR="00460038">
        <w:rPr>
          <w:rFonts w:hint="eastAsia"/>
        </w:rPr>
        <w:t>模块关系图</w:t>
      </w:r>
      <w:bookmarkEnd w:id="37"/>
    </w:p>
    <w:p w14:paraId="7CD4457E" w14:textId="77777777" w:rsidR="00460038" w:rsidRDefault="00460038">
      <w:pPr>
        <w:rPr>
          <w:szCs w:val="21"/>
        </w:rPr>
      </w:pPr>
      <w:r>
        <w:fldChar w:fldCharType="begin"/>
      </w:r>
      <w:r>
        <w:instrText xml:space="preserve"> INCLUDEPICTURE "C:\\Users\\86138\\AppData\\Local\\Temp\\ksohtml9888\\wps1.png" \* MERGEFORMATINET </w:instrText>
      </w:r>
      <w:r>
        <w:fldChar w:fldCharType="separate"/>
      </w:r>
      <w:r>
        <w:fldChar w:fldCharType="begin"/>
      </w:r>
      <w:r>
        <w:instrText xml:space="preserve"> INCLUDEPICTURE  "C:\\Users\\86138\\AppData\\Local\\Temp\\ksohtml9888\\wps1.png"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"F:\\..\\86138\\AppData\\Local\\Temp\\ksohtml9888\\wps1.png" \* MERGEFORMATINET </w:instrText>
      </w:r>
      <w:r w:rsidR="00000000">
        <w:fldChar w:fldCharType="separate"/>
      </w:r>
      <w:r w:rsidR="00965296">
        <w:pict w14:anchorId="64D883E7">
          <v:shape id="图片 2" o:spid="_x0000_i1027" type="#_x0000_t75" alt="wps1" style="width:375.45pt;height:170.2pt;mso-position-horizontal-relative:page;mso-position-vertical-relative:page">
            <v:fill o:detectmouseclick="t"/>
            <v:imagedata r:id="rId9" r:href="rId10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767AE902" w14:textId="77777777" w:rsidR="00460038" w:rsidRDefault="00460038">
      <w:pPr>
        <w:numPr>
          <w:ilvl w:val="0"/>
          <w:numId w:val="1"/>
        </w:numPr>
      </w:pPr>
      <w:r>
        <w:rPr>
          <w:rFonts w:hint="eastAsia"/>
        </w:rPr>
        <w:t>学生端子系统：包含用户认证、课程加入、课前预习、签到管理、课上答题、讨论区互动、数据统计和接收消息等模块。</w:t>
      </w:r>
    </w:p>
    <w:p w14:paraId="6449E3D7" w14:textId="77777777" w:rsidR="00460038" w:rsidRDefault="00460038">
      <w:pPr>
        <w:numPr>
          <w:ilvl w:val="0"/>
          <w:numId w:val="1"/>
        </w:numPr>
      </w:pPr>
      <w:r>
        <w:rPr>
          <w:rFonts w:hint="eastAsia"/>
        </w:rPr>
        <w:lastRenderedPageBreak/>
        <w:t>教师端子系统：包含用户认证、课程管理、课堂互动、数据统计、公告发布、讨论区管理和题库管理等模块。</w:t>
      </w:r>
    </w:p>
    <w:p w14:paraId="01B6A186" w14:textId="77777777" w:rsidR="00460038" w:rsidRDefault="00460038">
      <w:pPr>
        <w:numPr>
          <w:ilvl w:val="0"/>
          <w:numId w:val="1"/>
        </w:numPr>
      </w:pPr>
      <w:r>
        <w:rPr>
          <w:rFonts w:hint="eastAsia"/>
        </w:rPr>
        <w:t>管理员端子系统：包含用户管理、课程管理、封禁</w:t>
      </w:r>
      <w:r>
        <w:rPr>
          <w:rFonts w:hint="eastAsia"/>
        </w:rPr>
        <w:t>/</w:t>
      </w:r>
      <w:r>
        <w:rPr>
          <w:rFonts w:hint="eastAsia"/>
        </w:rPr>
        <w:t>解封课程、学生管理、封禁</w:t>
      </w:r>
      <w:r>
        <w:rPr>
          <w:rFonts w:hint="eastAsia"/>
        </w:rPr>
        <w:t>/</w:t>
      </w:r>
      <w:r>
        <w:rPr>
          <w:rFonts w:hint="eastAsia"/>
        </w:rPr>
        <w:t>解封学生和教师管理等模块。</w:t>
      </w:r>
    </w:p>
    <w:p w14:paraId="565F532A" w14:textId="77777777" w:rsidR="00BA54FB" w:rsidRDefault="00BA54FB" w:rsidP="00BA54FB">
      <w:pPr>
        <w:pStyle w:val="1"/>
        <w:spacing w:before="175" w:after="175"/>
      </w:pPr>
      <w:bookmarkStart w:id="38" w:name="_Toc183950029"/>
      <w:r>
        <w:rPr>
          <w:rFonts w:hint="eastAsia"/>
        </w:rPr>
        <w:t>2.</w:t>
      </w:r>
      <w:r w:rsidRPr="00BA54FB">
        <w:rPr>
          <w:rFonts w:hint="eastAsia"/>
        </w:rPr>
        <w:t xml:space="preserve"> </w:t>
      </w:r>
      <w:r>
        <w:rPr>
          <w:rFonts w:hint="eastAsia"/>
        </w:rPr>
        <w:t>子系统的结构与功能</w:t>
      </w:r>
      <w:bookmarkEnd w:id="38"/>
    </w:p>
    <w:p w14:paraId="22066906" w14:textId="77777777" w:rsidR="00BA54FB" w:rsidRDefault="00BA54FB" w:rsidP="00BA54FB">
      <w:pPr>
        <w:pStyle w:val="2"/>
      </w:pPr>
      <w:bookmarkStart w:id="39" w:name="_Toc183950030"/>
      <w:r>
        <w:rPr>
          <w:rFonts w:hint="eastAsia"/>
        </w:rPr>
        <w:t xml:space="preserve">2.1 </w:t>
      </w:r>
      <w:r>
        <w:rPr>
          <w:rFonts w:hint="eastAsia"/>
        </w:rPr>
        <w:t>学生端子系统</w:t>
      </w:r>
      <w:bookmarkEnd w:id="39"/>
    </w:p>
    <w:p w14:paraId="6AF7D1D6" w14:textId="51841C54" w:rsidR="00BA54FB" w:rsidRDefault="00BA54FB" w:rsidP="00BA54FB">
      <w:r>
        <w:rPr>
          <w:rFonts w:hint="eastAsia"/>
        </w:rPr>
        <w:t>学生端子系统主要服务于学生用户，</w:t>
      </w:r>
      <w:r w:rsidR="000A06F8">
        <w:rPr>
          <w:rFonts w:hint="eastAsia"/>
        </w:rPr>
        <w:t>E-R</w:t>
      </w:r>
      <w:r w:rsidR="000A06F8">
        <w:rPr>
          <w:rFonts w:hint="eastAsia"/>
        </w:rPr>
        <w:t>图</w:t>
      </w:r>
      <w:r>
        <w:rPr>
          <w:rFonts w:hint="eastAsia"/>
        </w:rPr>
        <w:t>如下：</w:t>
      </w:r>
    </w:p>
    <w:p w14:paraId="4039E399" w14:textId="77777777" w:rsidR="00BA54FB" w:rsidRDefault="00965296" w:rsidP="00BA54FB">
      <w:pPr>
        <w:jc w:val="center"/>
      </w:pPr>
      <w:r>
        <w:pict w14:anchorId="614931F9">
          <v:shape id="Drawing 8" o:spid="_x0000_i1028" type="#_x0000_t75" style="width:310.45pt;height:297.8pt;mso-position-horizontal-relative:page;mso-position-vertical-relative:page">
            <v:imagedata r:id="rId11" o:title=""/>
          </v:shape>
        </w:pict>
      </w:r>
    </w:p>
    <w:p w14:paraId="07DD2AF2" w14:textId="743A9BB2" w:rsidR="00BA54FB" w:rsidRDefault="00BA54FB" w:rsidP="00BA54FB">
      <w:pPr>
        <w:pStyle w:val="af"/>
        <w:rPr>
          <w:rFonts w:hint="eastAsia"/>
        </w:rPr>
      </w:pPr>
      <w:r>
        <w:rPr>
          <w:rFonts w:hint="eastAsia"/>
        </w:rPr>
        <w:t>图</w:t>
      </w:r>
      <w:r w:rsidR="00B9021D">
        <w:rPr>
          <w:rFonts w:hint="eastAsia"/>
        </w:rPr>
        <w:t>2</w:t>
      </w:r>
      <w:r>
        <w:rPr>
          <w:rFonts w:hint="eastAsia"/>
        </w:rPr>
        <w:t>-1</w:t>
      </w:r>
      <w:r w:rsidR="007E552E">
        <w:rPr>
          <w:rFonts w:hint="eastAsia"/>
        </w:rPr>
        <w:t>-1</w:t>
      </w:r>
      <w:r>
        <w:rPr>
          <w:rFonts w:hint="eastAsia"/>
        </w:rPr>
        <w:t>学生端</w:t>
      </w:r>
      <w:r w:rsidR="000A06F8">
        <w:rPr>
          <w:rFonts w:hint="eastAsia"/>
        </w:rPr>
        <w:t>E-R</w:t>
      </w:r>
      <w:r w:rsidR="007E552E">
        <w:rPr>
          <w:rFonts w:hint="eastAsia"/>
        </w:rPr>
        <w:t>图</w:t>
      </w:r>
    </w:p>
    <w:p w14:paraId="4AC52888" w14:textId="77777777" w:rsidR="00BA54FB" w:rsidRDefault="00BA54FB" w:rsidP="00BA54FB">
      <w:r>
        <w:rPr>
          <w:rFonts w:hint="eastAsia"/>
        </w:rPr>
        <w:t>提供以下功能：</w:t>
      </w:r>
    </w:p>
    <w:p w14:paraId="08B0C01A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用户认证：包括登录、注册和找回密码功能，确保学生能够安全访问平台。</w:t>
      </w:r>
    </w:p>
    <w:p w14:paraId="7FC65EFD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课程加入：允许学生通过扫码或输入课程码加入课程。</w:t>
      </w:r>
    </w:p>
    <w:p w14:paraId="7836FCED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课前预习：学生可以查看教师发布的预习材料和进行测验。</w:t>
      </w:r>
    </w:p>
    <w:p w14:paraId="70921B63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签到管理：在教师开启签到功能后，学生可以通过扫码进行签到。</w:t>
      </w:r>
    </w:p>
    <w:p w14:paraId="30319895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课上答题：在课堂上，学生可以对教师发布的问题进行作答。</w:t>
      </w:r>
    </w:p>
    <w:p w14:paraId="79B74A17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讨论区互动：学生可以在课程讨论区发帖、回复，与其他学生交流。</w:t>
      </w:r>
    </w:p>
    <w:p w14:paraId="07A25CE1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数据统计：学生可以查看自己的出勤率和答题正确率等统计信息。</w:t>
      </w:r>
    </w:p>
    <w:p w14:paraId="7AD1D56A" w14:textId="77777777" w:rsidR="00BA54FB" w:rsidRDefault="00BA54FB" w:rsidP="00BA54FB">
      <w:pPr>
        <w:numPr>
          <w:ilvl w:val="0"/>
          <w:numId w:val="2"/>
        </w:numPr>
      </w:pPr>
      <w:r>
        <w:rPr>
          <w:rFonts w:hint="eastAsia"/>
        </w:rPr>
        <w:t>接收消息：学生可以接收来自教师的公告和通知。</w:t>
      </w:r>
    </w:p>
    <w:p w14:paraId="5EF52DC1" w14:textId="77777777" w:rsidR="00B9021D" w:rsidRDefault="00B9021D" w:rsidP="00B9021D">
      <w:pPr>
        <w:pStyle w:val="3"/>
      </w:pPr>
      <w:bookmarkStart w:id="40" w:name="_Toc183950031"/>
      <w:r>
        <w:rPr>
          <w:rFonts w:hint="eastAsia"/>
        </w:rPr>
        <w:lastRenderedPageBreak/>
        <w:t>2.1.1</w:t>
      </w:r>
      <w:r w:rsidRPr="00B9021D">
        <w:rPr>
          <w:rFonts w:hint="eastAsia"/>
        </w:rPr>
        <w:t>认证部分</w:t>
      </w:r>
      <w:bookmarkEnd w:id="40"/>
    </w:p>
    <w:p w14:paraId="7EE934D4" w14:textId="77777777" w:rsidR="00B9021D" w:rsidRDefault="00B9021D" w:rsidP="00B9021D">
      <w:r>
        <w:rPr>
          <w:rFonts w:hint="eastAsia"/>
        </w:rPr>
        <w:t>1.</w:t>
      </w:r>
      <w:r>
        <w:rPr>
          <w:rFonts w:hint="eastAsia"/>
        </w:rPr>
        <w:t>用户输入注册相关信息，然后点击发送验证码</w:t>
      </w:r>
    </w:p>
    <w:p w14:paraId="539CA28C" w14:textId="77777777" w:rsidR="00B9021D" w:rsidRDefault="00B9021D" w:rsidP="00B9021D">
      <w:r>
        <w:rPr>
          <w:rFonts w:hint="eastAsia"/>
        </w:rPr>
        <w:t>2.</w:t>
      </w:r>
      <w:r>
        <w:rPr>
          <w:rFonts w:hint="eastAsia"/>
        </w:rPr>
        <w:t>后端向邮箱发送验证码，用户输入收到的验证码</w:t>
      </w:r>
    </w:p>
    <w:p w14:paraId="3B14C6AD" w14:textId="77777777" w:rsidR="00B9021D" w:rsidRDefault="00B9021D" w:rsidP="00B9021D">
      <w:r>
        <w:rPr>
          <w:rFonts w:hint="eastAsia"/>
        </w:rPr>
        <w:t>3.</w:t>
      </w:r>
      <w:r>
        <w:rPr>
          <w:rFonts w:hint="eastAsia"/>
        </w:rPr>
        <w:t>用户点击注册，前端对密码进行</w:t>
      </w:r>
      <w:r>
        <w:rPr>
          <w:rFonts w:hint="eastAsia"/>
        </w:rPr>
        <w:t>md5</w:t>
      </w:r>
      <w:r>
        <w:rPr>
          <w:rFonts w:hint="eastAsia"/>
        </w:rPr>
        <w:t>加密后发送将注册信息发送给后端</w:t>
      </w:r>
    </w:p>
    <w:p w14:paraId="2716B151" w14:textId="77777777" w:rsidR="00B9021D" w:rsidRDefault="00B9021D" w:rsidP="00B9021D">
      <w:r>
        <w:rPr>
          <w:rFonts w:hint="eastAsia"/>
        </w:rPr>
        <w:t>4.</w:t>
      </w:r>
      <w:r>
        <w:rPr>
          <w:rFonts w:hint="eastAsia"/>
        </w:rPr>
        <w:t>如果注册信息合法，则生成默认头像和随机用户名，并注册成功</w:t>
      </w:r>
    </w:p>
    <w:p w14:paraId="2C9D3B6E" w14:textId="77777777" w:rsidR="00B9021D" w:rsidRDefault="00B9021D" w:rsidP="00B9021D">
      <w:r>
        <w:rPr>
          <w:rFonts w:hint="eastAsia"/>
        </w:rPr>
        <w:t>5.</w:t>
      </w:r>
      <w:r>
        <w:rPr>
          <w:rFonts w:hint="eastAsia"/>
        </w:rPr>
        <w:t>如果验证码错误，则返回验证码错误信息给用户</w:t>
      </w:r>
    </w:p>
    <w:p w14:paraId="26FDBDFC" w14:textId="77777777" w:rsidR="00B9021D" w:rsidRDefault="00B9021D" w:rsidP="00B9021D">
      <w:r>
        <w:rPr>
          <w:rFonts w:hint="eastAsia"/>
        </w:rPr>
        <w:t>6.</w:t>
      </w:r>
      <w:r>
        <w:rPr>
          <w:rFonts w:hint="eastAsia"/>
        </w:rPr>
        <w:t>如果用户已经注册，则返回用户已经注册信息给用户</w:t>
      </w:r>
    </w:p>
    <w:p w14:paraId="6F6E29E9" w14:textId="77777777" w:rsidR="00B9021D" w:rsidRDefault="00965296" w:rsidP="00B9021D">
      <w:pPr>
        <w:rPr>
          <w:noProof/>
        </w:rPr>
      </w:pPr>
      <w:r>
        <w:rPr>
          <w:noProof/>
        </w:rPr>
        <w:pict w14:anchorId="500EFD5D">
          <v:shape id="Drawing 0" o:spid="_x0000_i1029" type="#_x0000_t75" style="width:414.25pt;height:381.05pt;visibility:visible">
            <v:imagedata r:id="rId12" o:title=""/>
          </v:shape>
        </w:pict>
      </w:r>
    </w:p>
    <w:p w14:paraId="704AC6C7" w14:textId="77777777" w:rsidR="007E552E" w:rsidRDefault="007E552E" w:rsidP="007E552E">
      <w:pPr>
        <w:pStyle w:val="af"/>
        <w:rPr>
          <w:rFonts w:hint="eastAsia"/>
        </w:rPr>
      </w:pPr>
      <w:r>
        <w:rPr>
          <w:rFonts w:hint="eastAsia"/>
        </w:rPr>
        <w:t>图2-1-1学生端注册序列图</w:t>
      </w:r>
    </w:p>
    <w:p w14:paraId="7FB8B94C" w14:textId="77777777" w:rsidR="00B9021D" w:rsidRDefault="00B9021D" w:rsidP="00B9021D">
      <w:pPr>
        <w:pStyle w:val="3"/>
      </w:pPr>
      <w:bookmarkStart w:id="41" w:name="_Toc183950032"/>
      <w:r>
        <w:rPr>
          <w:rFonts w:hint="eastAsia"/>
        </w:rPr>
        <w:lastRenderedPageBreak/>
        <w:t>2.1.2</w:t>
      </w:r>
      <w:r>
        <w:rPr>
          <w:rFonts w:hint="eastAsia"/>
        </w:rPr>
        <w:t>课程</w:t>
      </w:r>
      <w:r w:rsidRPr="00B9021D">
        <w:rPr>
          <w:rFonts w:hint="eastAsia"/>
        </w:rPr>
        <w:t>部分</w:t>
      </w:r>
      <w:bookmarkEnd w:id="41"/>
    </w:p>
    <w:p w14:paraId="6CA9A64C" w14:textId="77777777" w:rsidR="00B9021D" w:rsidRDefault="00965296" w:rsidP="007E552E">
      <w:pPr>
        <w:pStyle w:val="af"/>
        <w:rPr>
          <w:rFonts w:hint="eastAsia"/>
        </w:rPr>
      </w:pPr>
      <w:r>
        <w:rPr>
          <w:noProof/>
        </w:rPr>
        <w:pict w14:anchorId="6A1AC5CE">
          <v:shape id="Drawing 1" o:spid="_x0000_i1030" type="#_x0000_t75" style="width:414.7pt;height:216.95pt;visibility:visible">
            <v:imagedata r:id="rId13" o:title=""/>
          </v:shape>
        </w:pict>
      </w:r>
      <w:r w:rsidR="007E552E">
        <w:rPr>
          <w:rFonts w:hint="eastAsia"/>
        </w:rPr>
        <w:t>图2-1-2学生端课程类图</w:t>
      </w:r>
    </w:p>
    <w:p w14:paraId="435D9E08" w14:textId="77777777" w:rsidR="008777EE" w:rsidRDefault="007E552E" w:rsidP="007E552E">
      <w:pPr>
        <w:pStyle w:val="3"/>
      </w:pPr>
      <w:bookmarkStart w:id="42" w:name="_Toc183950033"/>
      <w:r>
        <w:rPr>
          <w:rFonts w:hint="eastAsia"/>
        </w:rPr>
        <w:t>2.1.3</w:t>
      </w:r>
      <w:r w:rsidRPr="007E552E">
        <w:rPr>
          <w:rFonts w:hint="eastAsia"/>
        </w:rPr>
        <w:t>通知部分</w:t>
      </w:r>
      <w:bookmarkEnd w:id="42"/>
    </w:p>
    <w:p w14:paraId="79846C73" w14:textId="77777777" w:rsidR="007E552E" w:rsidRPr="007E552E" w:rsidRDefault="00965296" w:rsidP="007E552E">
      <w:pPr>
        <w:pStyle w:val="af"/>
        <w:rPr>
          <w:rFonts w:hint="eastAsia"/>
        </w:rPr>
      </w:pPr>
      <w:r>
        <w:rPr>
          <w:noProof/>
        </w:rPr>
        <w:pict w14:anchorId="202354B1">
          <v:shape id="Drawing 2" o:spid="_x0000_i1031" type="#_x0000_t75" style="width:414.7pt;height:205.25pt;visibility:visible">
            <v:imagedata r:id="rId14" o:title=""/>
          </v:shape>
        </w:pict>
      </w:r>
      <w:r w:rsidR="007E552E">
        <w:rPr>
          <w:rFonts w:hint="eastAsia"/>
        </w:rPr>
        <w:t>2-2-1-3学生</w:t>
      </w:r>
      <w:proofErr w:type="gramStart"/>
      <w:r w:rsidR="007E552E">
        <w:rPr>
          <w:rFonts w:hint="eastAsia"/>
        </w:rPr>
        <w:t>端通知类</w:t>
      </w:r>
      <w:proofErr w:type="gramEnd"/>
      <w:r w:rsidR="007E552E">
        <w:rPr>
          <w:rFonts w:hint="eastAsia"/>
        </w:rPr>
        <w:t>图</w:t>
      </w:r>
    </w:p>
    <w:p w14:paraId="684165EB" w14:textId="77777777" w:rsidR="00BA54FB" w:rsidRDefault="00BA54FB" w:rsidP="00BA54FB">
      <w:pPr>
        <w:pStyle w:val="2"/>
      </w:pPr>
      <w:bookmarkStart w:id="43" w:name="_Toc183603068"/>
      <w:bookmarkStart w:id="44" w:name="_Toc183950034"/>
      <w:r>
        <w:rPr>
          <w:rFonts w:hint="eastAsia"/>
        </w:rPr>
        <w:t xml:space="preserve">2.2 </w:t>
      </w:r>
      <w:r>
        <w:rPr>
          <w:rFonts w:hint="eastAsia"/>
        </w:rPr>
        <w:t>教师端子系统</w:t>
      </w:r>
      <w:bookmarkEnd w:id="43"/>
      <w:bookmarkEnd w:id="44"/>
    </w:p>
    <w:p w14:paraId="2FEFE92D" w14:textId="6FC32F2A" w:rsidR="00BA54FB" w:rsidRDefault="00BA54FB" w:rsidP="00BA54FB">
      <w:r>
        <w:rPr>
          <w:rFonts w:hint="eastAsia"/>
        </w:rPr>
        <w:t>教师端子系统主要为教师提供教学支持和管理功能，</w:t>
      </w:r>
      <w:r w:rsidR="000A06F8">
        <w:rPr>
          <w:rFonts w:hint="eastAsia"/>
        </w:rPr>
        <w:t>E-R</w:t>
      </w:r>
      <w:r w:rsidR="000A06F8">
        <w:rPr>
          <w:rFonts w:hint="eastAsia"/>
        </w:rPr>
        <w:t>图</w:t>
      </w:r>
      <w:r>
        <w:rPr>
          <w:rFonts w:hint="eastAsia"/>
        </w:rPr>
        <w:t>如下：</w:t>
      </w:r>
    </w:p>
    <w:p w14:paraId="21D1200B" w14:textId="77777777" w:rsidR="00BA54FB" w:rsidRDefault="00965296" w:rsidP="00BA54FB">
      <w:pPr>
        <w:jc w:val="center"/>
      </w:pPr>
      <w:r>
        <w:lastRenderedPageBreak/>
        <w:pict w14:anchorId="0674D083">
          <v:shape id="Drawing 3" o:spid="_x0000_i1032" type="#_x0000_t75" style="width:373.1pt;height:183.75pt;mso-position-horizontal-relative:page;mso-position-vertical-relative:page">
            <v:imagedata r:id="rId15" o:title=""/>
          </v:shape>
        </w:pict>
      </w:r>
    </w:p>
    <w:p w14:paraId="6EC6FE6A" w14:textId="5C8AEB18" w:rsidR="00BA54FB" w:rsidRDefault="00BA54FB" w:rsidP="00BA54FB">
      <w:pPr>
        <w:pStyle w:val="af"/>
        <w:rPr>
          <w:rFonts w:hint="eastAsia"/>
        </w:rPr>
      </w:pPr>
      <w:r>
        <w:rPr>
          <w:rFonts w:hint="eastAsia"/>
        </w:rPr>
        <w:t>图</w:t>
      </w:r>
      <w:r w:rsidR="00B9021D">
        <w:rPr>
          <w:rFonts w:hint="eastAsia"/>
        </w:rPr>
        <w:t>2</w:t>
      </w:r>
      <w:r>
        <w:rPr>
          <w:rFonts w:hint="eastAsia"/>
        </w:rPr>
        <w:t>-2</w:t>
      </w:r>
      <w:r w:rsidR="007E552E">
        <w:rPr>
          <w:rFonts w:hint="eastAsia"/>
        </w:rPr>
        <w:t>-1</w:t>
      </w:r>
      <w:r>
        <w:rPr>
          <w:rFonts w:hint="eastAsia"/>
        </w:rPr>
        <w:t>教师端课程管理与课堂管理</w:t>
      </w:r>
      <w:r w:rsidR="000A06F8">
        <w:rPr>
          <w:rFonts w:hint="eastAsia"/>
        </w:rPr>
        <w:t>E-R</w:t>
      </w:r>
      <w:r w:rsidR="007E552E">
        <w:rPr>
          <w:rFonts w:hint="eastAsia"/>
        </w:rPr>
        <w:t>图</w:t>
      </w:r>
    </w:p>
    <w:p w14:paraId="631B2017" w14:textId="77777777" w:rsidR="00BA54FB" w:rsidRDefault="00965296" w:rsidP="00BA54FB">
      <w:pPr>
        <w:pStyle w:val="af"/>
        <w:rPr>
          <w:rFonts w:hint="eastAsia"/>
        </w:rPr>
      </w:pPr>
      <w:r>
        <w:pict w14:anchorId="4A6FECA2">
          <v:shape id="Drawing 6" o:spid="_x0000_i1033" type="#_x0000_t75" style="width:316.5pt;height:181.85pt;mso-position-horizontal-relative:page;mso-position-vertical-relative:page">
            <v:imagedata r:id="rId16" o:title=""/>
          </v:shape>
        </w:pict>
      </w:r>
    </w:p>
    <w:p w14:paraId="22AB0EAA" w14:textId="6735D1CD" w:rsidR="00BA54FB" w:rsidRDefault="00BA54FB" w:rsidP="00BA54FB">
      <w:pPr>
        <w:pStyle w:val="af"/>
        <w:rPr>
          <w:rFonts w:hint="eastAsia"/>
        </w:rPr>
      </w:pPr>
      <w:r>
        <w:rPr>
          <w:rFonts w:hint="eastAsia"/>
        </w:rPr>
        <w:t>图</w:t>
      </w:r>
      <w:r w:rsidR="00B9021D">
        <w:rPr>
          <w:rFonts w:hint="eastAsia"/>
        </w:rPr>
        <w:t>2</w:t>
      </w:r>
      <w:r>
        <w:rPr>
          <w:rFonts w:hint="eastAsia"/>
        </w:rPr>
        <w:t>-</w:t>
      </w:r>
      <w:r w:rsidR="007E552E">
        <w:rPr>
          <w:rFonts w:hint="eastAsia"/>
        </w:rPr>
        <w:t>2-2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统计</w:t>
      </w:r>
      <w:r w:rsidR="000A06F8">
        <w:rPr>
          <w:rFonts w:hint="eastAsia"/>
        </w:rPr>
        <w:t>E-R</w:t>
      </w:r>
      <w:r w:rsidR="007E552E">
        <w:rPr>
          <w:rFonts w:hint="eastAsia"/>
        </w:rPr>
        <w:t>图</w:t>
      </w:r>
    </w:p>
    <w:p w14:paraId="175E5059" w14:textId="77777777" w:rsidR="00BA54FB" w:rsidRDefault="00965296" w:rsidP="00BA54FB">
      <w:pPr>
        <w:pStyle w:val="af"/>
        <w:rPr>
          <w:rFonts w:hint="eastAsia"/>
        </w:rPr>
      </w:pPr>
      <w:r>
        <w:pict w14:anchorId="42D5E1C9">
          <v:shape id="图片 1" o:spid="_x0000_i1034" type="#_x0000_t75" style="width:194.95pt;height:180pt;mso-position-horizontal-relative:page;mso-position-vertical-relative:page">
            <v:imagedata r:id="rId17" o:title=""/>
          </v:shape>
        </w:pict>
      </w:r>
    </w:p>
    <w:p w14:paraId="183D2FD7" w14:textId="5AD9384D" w:rsidR="00BA54FB" w:rsidRDefault="00BA54FB" w:rsidP="00BA54FB">
      <w:pPr>
        <w:pStyle w:val="af"/>
        <w:rPr>
          <w:rFonts w:hint="eastAsia"/>
        </w:rPr>
      </w:pPr>
      <w:r>
        <w:rPr>
          <w:rFonts w:hint="eastAsia"/>
        </w:rPr>
        <w:t>图</w:t>
      </w:r>
      <w:r w:rsidR="00B9021D">
        <w:rPr>
          <w:rFonts w:hint="eastAsia"/>
        </w:rPr>
        <w:t>2</w:t>
      </w:r>
      <w:r>
        <w:rPr>
          <w:rFonts w:hint="eastAsia"/>
        </w:rPr>
        <w:t>-</w:t>
      </w:r>
      <w:r w:rsidR="007E552E">
        <w:rPr>
          <w:rFonts w:hint="eastAsia"/>
        </w:rPr>
        <w:t>2-3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端讨论</w:t>
      </w:r>
      <w:proofErr w:type="gramEnd"/>
      <w:r>
        <w:rPr>
          <w:rFonts w:hint="eastAsia"/>
        </w:rPr>
        <w:t>区管理</w:t>
      </w:r>
      <w:r w:rsidR="000A06F8">
        <w:rPr>
          <w:rFonts w:hint="eastAsia"/>
        </w:rPr>
        <w:t>E-R</w:t>
      </w:r>
      <w:r w:rsidR="007E552E">
        <w:rPr>
          <w:rFonts w:hint="eastAsia"/>
        </w:rPr>
        <w:t>图</w:t>
      </w:r>
    </w:p>
    <w:p w14:paraId="7E6105D9" w14:textId="77777777" w:rsidR="00BA54FB" w:rsidRDefault="00965296" w:rsidP="00BA54FB">
      <w:pPr>
        <w:pStyle w:val="af"/>
        <w:rPr>
          <w:rFonts w:hint="eastAsia"/>
        </w:rPr>
      </w:pPr>
      <w:r>
        <w:lastRenderedPageBreak/>
        <w:pict w14:anchorId="2243BB2E">
          <v:shape id="Drawing 5" o:spid="_x0000_i1035" type="#_x0000_t75" style="width:414.7pt;height:245pt;mso-position-horizontal-relative:page;mso-position-vertical-relative:page">
            <v:imagedata r:id="rId18" o:title=""/>
          </v:shape>
        </w:pict>
      </w:r>
    </w:p>
    <w:p w14:paraId="6B2A3F41" w14:textId="000D5D3D" w:rsidR="00BA54FB" w:rsidRDefault="00BA54FB" w:rsidP="00BA54FB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E552E">
        <w:rPr>
          <w:rFonts w:hint="eastAsia"/>
        </w:rPr>
        <w:t>2</w:t>
      </w:r>
      <w:r>
        <w:rPr>
          <w:rFonts w:hint="eastAsia"/>
        </w:rPr>
        <w:t>-</w:t>
      </w:r>
      <w:r w:rsidR="007E552E">
        <w:rPr>
          <w:rFonts w:hint="eastAsia"/>
        </w:rPr>
        <w:t>2-4</w:t>
      </w:r>
      <w:r>
        <w:rPr>
          <w:rFonts w:hint="eastAsia"/>
        </w:rPr>
        <w:t>教师端题库管理</w:t>
      </w:r>
      <w:r w:rsidR="001C7BA7">
        <w:rPr>
          <w:rFonts w:hint="eastAsia"/>
        </w:rPr>
        <w:t>E-R</w:t>
      </w:r>
      <w:r w:rsidR="007E552E">
        <w:rPr>
          <w:rFonts w:hint="eastAsia"/>
        </w:rPr>
        <w:t>图</w:t>
      </w:r>
    </w:p>
    <w:p w14:paraId="4EC99055" w14:textId="77777777" w:rsidR="00BA54FB" w:rsidRDefault="00BA54FB" w:rsidP="00BA54FB">
      <w:r>
        <w:rPr>
          <w:rFonts w:hint="eastAsia"/>
        </w:rPr>
        <w:t>提供的功能如下：</w:t>
      </w:r>
    </w:p>
    <w:p w14:paraId="25B2E020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用户认证：包括登录和个人信息管理，确保教师能够安全地访问教学工具。</w:t>
      </w:r>
    </w:p>
    <w:p w14:paraId="5A4CFDE5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课程管理：教师可以创建新课程、管理课程内容和成员。</w:t>
      </w:r>
    </w:p>
    <w:p w14:paraId="56B524F7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课堂互动：教师可以发布课堂问题，管理签到，以及监控学生答题情况。</w:t>
      </w:r>
    </w:p>
    <w:p w14:paraId="7E57EB59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数据统计：提供教师查看学生答题数据和课堂表现的统计分析。</w:t>
      </w:r>
    </w:p>
    <w:p w14:paraId="0DECAA73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公告发布：教师可以发布课程公告，通知学生重要信息。</w:t>
      </w:r>
    </w:p>
    <w:p w14:paraId="4B53ADA8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讨论区管理：教师可以在课程讨论区发帖、回复，与学生交流。</w:t>
      </w:r>
    </w:p>
    <w:p w14:paraId="6439E27E" w14:textId="77777777" w:rsidR="00BA54FB" w:rsidRDefault="00BA54FB" w:rsidP="00BA54FB">
      <w:pPr>
        <w:numPr>
          <w:ilvl w:val="0"/>
          <w:numId w:val="3"/>
        </w:numPr>
      </w:pPr>
      <w:r>
        <w:rPr>
          <w:rFonts w:hint="eastAsia"/>
        </w:rPr>
        <w:t>题库管理：教师可以添加新题目到题库，为课堂准备题目。</w:t>
      </w:r>
    </w:p>
    <w:p w14:paraId="1BB2DB29" w14:textId="77777777" w:rsidR="007E552E" w:rsidRDefault="007E552E" w:rsidP="007E552E">
      <w:pPr>
        <w:pStyle w:val="3"/>
      </w:pPr>
      <w:bookmarkStart w:id="45" w:name="_Toc183950035"/>
      <w:r>
        <w:rPr>
          <w:rFonts w:hint="eastAsia"/>
        </w:rPr>
        <w:t>2.2.1</w:t>
      </w:r>
      <w:r w:rsidRPr="007E552E">
        <w:rPr>
          <w:rFonts w:hint="eastAsia"/>
        </w:rPr>
        <w:t>题库部分</w:t>
      </w:r>
      <w:bookmarkEnd w:id="45"/>
    </w:p>
    <w:p w14:paraId="378E7023" w14:textId="77777777" w:rsidR="007E552E" w:rsidRDefault="007E552E" w:rsidP="007E552E">
      <w:r>
        <w:rPr>
          <w:rFonts w:hint="eastAsia"/>
        </w:rPr>
        <w:t>1.</w:t>
      </w:r>
      <w:r>
        <w:rPr>
          <w:rFonts w:hint="eastAsia"/>
        </w:rPr>
        <w:t>教师点击“题库”按钮，系统转向题库界面。</w:t>
      </w:r>
    </w:p>
    <w:p w14:paraId="6E70CA0D" w14:textId="77777777" w:rsidR="007E552E" w:rsidRDefault="007E552E" w:rsidP="007E552E">
      <w:r>
        <w:rPr>
          <w:rFonts w:hint="eastAsia"/>
        </w:rPr>
        <w:t>2.</w:t>
      </w:r>
      <w:r>
        <w:rPr>
          <w:rFonts w:hint="eastAsia"/>
        </w:rPr>
        <w:t>前端向后端发送请求，携带教师的唯一标识（教师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14:paraId="78043EAB" w14:textId="77777777" w:rsidR="007E552E" w:rsidRDefault="007E552E" w:rsidP="007E552E">
      <w:r>
        <w:rPr>
          <w:rFonts w:hint="eastAsia"/>
        </w:rPr>
        <w:t>3.</w:t>
      </w:r>
      <w:r>
        <w:rPr>
          <w:rFonts w:hint="eastAsia"/>
        </w:rPr>
        <w:t>后端接收请求，查询与该教师</w:t>
      </w:r>
      <w:r>
        <w:rPr>
          <w:rFonts w:hint="eastAsia"/>
        </w:rPr>
        <w:t>ID</w:t>
      </w:r>
      <w:r>
        <w:rPr>
          <w:rFonts w:hint="eastAsia"/>
        </w:rPr>
        <w:t>相关联的所有课程题库，将结果返回给前端。</w:t>
      </w:r>
    </w:p>
    <w:p w14:paraId="55E52054" w14:textId="77777777" w:rsidR="007E552E" w:rsidRDefault="007E552E" w:rsidP="007E552E">
      <w:r>
        <w:rPr>
          <w:rFonts w:hint="eastAsia"/>
        </w:rPr>
        <w:t>4.</w:t>
      </w:r>
      <w:r>
        <w:rPr>
          <w:rFonts w:hint="eastAsia"/>
        </w:rPr>
        <w:t>教师在前端选择特定课程的题库。</w:t>
      </w:r>
    </w:p>
    <w:p w14:paraId="52161A3F" w14:textId="77777777" w:rsidR="007E552E" w:rsidRDefault="007E552E" w:rsidP="007E552E">
      <w:r>
        <w:rPr>
          <w:rFonts w:hint="eastAsia"/>
        </w:rPr>
        <w:t>5.</w:t>
      </w:r>
      <w:r>
        <w:rPr>
          <w:rFonts w:hint="eastAsia"/>
        </w:rPr>
        <w:t>前端向后端发送请求，携带所选题库的唯一标识（题库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14:paraId="34F9B3A9" w14:textId="77777777" w:rsidR="007E552E" w:rsidRDefault="007E552E" w:rsidP="007E552E">
      <w:r>
        <w:rPr>
          <w:rFonts w:hint="eastAsia"/>
        </w:rPr>
        <w:t>6.</w:t>
      </w:r>
      <w:r>
        <w:rPr>
          <w:rFonts w:hint="eastAsia"/>
        </w:rPr>
        <w:t>后端根据题库</w:t>
      </w:r>
      <w:r>
        <w:rPr>
          <w:rFonts w:hint="eastAsia"/>
        </w:rPr>
        <w:t>ID</w:t>
      </w:r>
      <w:r>
        <w:rPr>
          <w:rFonts w:hint="eastAsia"/>
        </w:rPr>
        <w:t>查询所有相关题目信息，将其返回给前端。</w:t>
      </w:r>
    </w:p>
    <w:p w14:paraId="6A6E2CE3" w14:textId="77777777" w:rsidR="007E552E" w:rsidRDefault="007E552E" w:rsidP="007E552E">
      <w:r>
        <w:rPr>
          <w:rFonts w:hint="eastAsia"/>
        </w:rPr>
        <w:t>7.</w:t>
      </w:r>
      <w:r>
        <w:rPr>
          <w:rFonts w:hint="eastAsia"/>
        </w:rPr>
        <w:t>前端展示所有获取的题目信息给教师。</w:t>
      </w:r>
    </w:p>
    <w:p w14:paraId="1FBD0025" w14:textId="77777777" w:rsidR="007E552E" w:rsidRDefault="007E552E" w:rsidP="007E552E">
      <w:r>
        <w:rPr>
          <w:rFonts w:hint="eastAsia"/>
        </w:rPr>
        <w:t>8.</w:t>
      </w:r>
      <w:r>
        <w:rPr>
          <w:rFonts w:hint="eastAsia"/>
        </w:rPr>
        <w:t>教师点击修改按钮，在修改视图中修改题目信息。</w:t>
      </w:r>
    </w:p>
    <w:p w14:paraId="30BB52B3" w14:textId="77777777" w:rsidR="007E552E" w:rsidRDefault="007E552E" w:rsidP="007E552E">
      <w:r>
        <w:rPr>
          <w:rFonts w:hint="eastAsia"/>
        </w:rPr>
        <w:t>9.</w:t>
      </w:r>
      <w:r>
        <w:rPr>
          <w:rFonts w:hint="eastAsia"/>
        </w:rPr>
        <w:t>前端向后端发送请求，携带修改后的题目信息。</w:t>
      </w:r>
    </w:p>
    <w:p w14:paraId="1D606CE7" w14:textId="77777777" w:rsidR="007E552E" w:rsidRDefault="007E552E" w:rsidP="007E552E">
      <w:r>
        <w:rPr>
          <w:rFonts w:hint="eastAsia"/>
        </w:rPr>
        <w:t>10.</w:t>
      </w:r>
      <w:r>
        <w:rPr>
          <w:rFonts w:hint="eastAsia"/>
        </w:rPr>
        <w:t>后端根据题目</w:t>
      </w:r>
      <w:r>
        <w:rPr>
          <w:rFonts w:hint="eastAsia"/>
        </w:rPr>
        <w:t>ID</w:t>
      </w:r>
      <w:r>
        <w:rPr>
          <w:rFonts w:hint="eastAsia"/>
        </w:rPr>
        <w:t>修改相关题目信息，将其返回给前端。</w:t>
      </w:r>
    </w:p>
    <w:p w14:paraId="173EA586" w14:textId="77777777" w:rsidR="007E552E" w:rsidRDefault="00965296" w:rsidP="007E552E">
      <w:pPr>
        <w:rPr>
          <w:noProof/>
        </w:rPr>
      </w:pPr>
      <w:r>
        <w:rPr>
          <w:noProof/>
        </w:rPr>
        <w:lastRenderedPageBreak/>
        <w:pict w14:anchorId="1B70A16A">
          <v:shape id="_x0000_i1036" type="#_x0000_t75" style="width:401.15pt;height:633.95pt;visibility:visible">
            <v:imagedata r:id="rId19" o:title=""/>
          </v:shape>
        </w:pict>
      </w:r>
    </w:p>
    <w:p w14:paraId="5960C3B8" w14:textId="77777777" w:rsidR="007E552E" w:rsidRDefault="007E552E" w:rsidP="007E552E">
      <w:pPr>
        <w:pStyle w:val="af"/>
        <w:rPr>
          <w:rFonts w:hint="eastAsia"/>
        </w:rPr>
      </w:pPr>
      <w:r>
        <w:rPr>
          <w:rFonts w:hint="eastAsia"/>
        </w:rPr>
        <w:t>2-2-5教师端题库序列图</w:t>
      </w:r>
    </w:p>
    <w:p w14:paraId="704152F7" w14:textId="77777777" w:rsidR="007E552E" w:rsidRDefault="00965296" w:rsidP="007E552E">
      <w:pPr>
        <w:rPr>
          <w:noProof/>
        </w:rPr>
      </w:pPr>
      <w:r>
        <w:rPr>
          <w:noProof/>
        </w:rPr>
        <w:lastRenderedPageBreak/>
        <w:pict w14:anchorId="4AED20D8">
          <v:shape id="Drawing 4" o:spid="_x0000_i1037" type="#_x0000_t75" style="width:414.7pt;height:193.55pt;visibility:visible">
            <v:imagedata r:id="rId20" o:title=""/>
          </v:shape>
        </w:pict>
      </w:r>
    </w:p>
    <w:p w14:paraId="1518C7DE" w14:textId="77777777" w:rsidR="007E552E" w:rsidRDefault="007E552E" w:rsidP="007E552E">
      <w:pPr>
        <w:pStyle w:val="af"/>
        <w:rPr>
          <w:rFonts w:hint="eastAsia"/>
        </w:rPr>
      </w:pPr>
      <w:r>
        <w:rPr>
          <w:rFonts w:hint="eastAsia"/>
        </w:rPr>
        <w:t>2-2-</w:t>
      </w:r>
      <w:r w:rsidR="006759FE">
        <w:rPr>
          <w:rFonts w:hint="eastAsia"/>
        </w:rPr>
        <w:t>6</w:t>
      </w:r>
      <w:r>
        <w:rPr>
          <w:rFonts w:hint="eastAsia"/>
        </w:rPr>
        <w:t>教师端题库类图</w:t>
      </w:r>
    </w:p>
    <w:p w14:paraId="72B8461E" w14:textId="77777777" w:rsidR="007E552E" w:rsidRDefault="007E552E" w:rsidP="007E552E">
      <w:pPr>
        <w:pStyle w:val="3"/>
      </w:pPr>
      <w:bookmarkStart w:id="46" w:name="_Toc183950036"/>
      <w:r>
        <w:rPr>
          <w:rFonts w:hint="eastAsia"/>
        </w:rPr>
        <w:t>2.2.2</w:t>
      </w:r>
      <w:r>
        <w:rPr>
          <w:rFonts w:hint="eastAsia"/>
        </w:rPr>
        <w:t>课程</w:t>
      </w:r>
      <w:r w:rsidRPr="007E552E">
        <w:rPr>
          <w:rFonts w:hint="eastAsia"/>
        </w:rPr>
        <w:t>管理</w:t>
      </w:r>
      <w:r>
        <w:rPr>
          <w:rFonts w:hint="eastAsia"/>
        </w:rPr>
        <w:t>部分</w:t>
      </w:r>
      <w:bookmarkEnd w:id="46"/>
    </w:p>
    <w:p w14:paraId="2266EF20" w14:textId="77777777" w:rsidR="007E552E" w:rsidRDefault="007E552E" w:rsidP="007E552E">
      <w:r>
        <w:rPr>
          <w:rFonts w:hint="eastAsia"/>
        </w:rPr>
        <w:t>1.</w:t>
      </w:r>
      <w:r>
        <w:rPr>
          <w:rFonts w:hint="eastAsia"/>
        </w:rPr>
        <w:t>教师点击创建课程，进入课程设置页面</w:t>
      </w:r>
    </w:p>
    <w:p w14:paraId="61F06CC6" w14:textId="77777777" w:rsidR="007E552E" w:rsidRDefault="007E552E" w:rsidP="007E552E">
      <w:pPr>
        <w:numPr>
          <w:ilvl w:val="0"/>
          <w:numId w:val="5"/>
        </w:numPr>
      </w:pPr>
      <w:r>
        <w:rPr>
          <w:rFonts w:hint="eastAsia"/>
        </w:rPr>
        <w:t>教师在系统内点击“创建课程”按钮，触发前端跳转到课程设置页面。</w:t>
      </w:r>
    </w:p>
    <w:p w14:paraId="5F89D313" w14:textId="77777777" w:rsidR="007E552E" w:rsidRDefault="007E552E" w:rsidP="007E552E">
      <w:r>
        <w:rPr>
          <w:rFonts w:hint="eastAsia"/>
        </w:rPr>
        <w:t>2.</w:t>
      </w:r>
      <w:r>
        <w:rPr>
          <w:rFonts w:hint="eastAsia"/>
        </w:rPr>
        <w:t>教师输入课程信息</w:t>
      </w:r>
    </w:p>
    <w:p w14:paraId="4573765D" w14:textId="77777777" w:rsidR="007E552E" w:rsidRDefault="007E552E" w:rsidP="007E552E">
      <w:pPr>
        <w:numPr>
          <w:ilvl w:val="0"/>
          <w:numId w:val="5"/>
        </w:numPr>
      </w:pPr>
      <w:r>
        <w:rPr>
          <w:rFonts w:hint="eastAsia"/>
        </w:rPr>
        <w:t>教师填写课程的相关信息，如课程名称、课程描述、课程图片等。</w:t>
      </w:r>
    </w:p>
    <w:p w14:paraId="7990AE4A" w14:textId="77777777" w:rsidR="007E552E" w:rsidRDefault="007E552E" w:rsidP="007E552E">
      <w:r>
        <w:rPr>
          <w:rFonts w:hint="eastAsia"/>
        </w:rPr>
        <w:t>3.</w:t>
      </w:r>
      <w:r>
        <w:rPr>
          <w:rFonts w:hint="eastAsia"/>
        </w:rPr>
        <w:t>前端校验输入信息</w:t>
      </w:r>
    </w:p>
    <w:p w14:paraId="3E7B4B4A" w14:textId="77777777" w:rsidR="007E552E" w:rsidRDefault="007E552E" w:rsidP="007E552E">
      <w:pPr>
        <w:numPr>
          <w:ilvl w:val="0"/>
          <w:numId w:val="5"/>
        </w:numPr>
      </w:pPr>
      <w:r>
        <w:rPr>
          <w:rFonts w:hint="eastAsia"/>
        </w:rPr>
        <w:t>前端应用对输入的课程信息进行校验（如课程名称不能为空）。</w:t>
      </w:r>
    </w:p>
    <w:p w14:paraId="1B0419D8" w14:textId="77777777" w:rsidR="007E552E" w:rsidRDefault="007E552E" w:rsidP="007E552E">
      <w:pPr>
        <w:numPr>
          <w:ilvl w:val="0"/>
          <w:numId w:val="5"/>
        </w:numPr>
      </w:pPr>
      <w:r>
        <w:rPr>
          <w:rFonts w:ascii="宋体" w:hAnsi="宋体" w:cs="宋体" w:hint="eastAsia"/>
        </w:rPr>
        <w:t>如果输入信息不合法：提示教师重新填写正确的信息。</w:t>
      </w:r>
    </w:p>
    <w:p w14:paraId="076043A5" w14:textId="77777777" w:rsidR="007E552E" w:rsidRDefault="007E552E" w:rsidP="007E552E">
      <w:pPr>
        <w:numPr>
          <w:ilvl w:val="0"/>
          <w:numId w:val="5"/>
        </w:numPr>
      </w:pPr>
      <w:r>
        <w:rPr>
          <w:rFonts w:ascii="宋体" w:hAnsi="宋体" w:cs="宋体" w:hint="eastAsia"/>
        </w:rPr>
        <w:t>如果信息合法：继续发送请求。</w:t>
      </w:r>
    </w:p>
    <w:p w14:paraId="130FD20F" w14:textId="77777777" w:rsidR="007E552E" w:rsidRDefault="007E552E" w:rsidP="007E552E">
      <w:r>
        <w:rPr>
          <w:rFonts w:hint="eastAsia"/>
        </w:rPr>
        <w:t>4.</w:t>
      </w:r>
      <w:r>
        <w:rPr>
          <w:rFonts w:hint="eastAsia"/>
        </w:rPr>
        <w:t>前端发送创建课程请求</w:t>
      </w:r>
    </w:p>
    <w:p w14:paraId="60FA3701" w14:textId="77777777" w:rsidR="007E552E" w:rsidRDefault="007E552E" w:rsidP="007E552E">
      <w:pPr>
        <w:numPr>
          <w:ilvl w:val="0"/>
          <w:numId w:val="6"/>
        </w:numPr>
      </w:pPr>
      <w:r>
        <w:rPr>
          <w:rFonts w:hint="eastAsia"/>
        </w:rPr>
        <w:t>前端将课程信息打包为请求数据，并发送到后端。</w:t>
      </w:r>
    </w:p>
    <w:p w14:paraId="7A1D0BFC" w14:textId="77777777" w:rsidR="007E552E" w:rsidRDefault="007E552E" w:rsidP="007E552E">
      <w:r>
        <w:rPr>
          <w:rFonts w:hint="eastAsia"/>
        </w:rPr>
        <w:t>5.</w:t>
      </w:r>
      <w:r>
        <w:rPr>
          <w:rFonts w:hint="eastAsia"/>
        </w:rPr>
        <w:t>后端校验请求数据</w:t>
      </w:r>
    </w:p>
    <w:p w14:paraId="4761AE98" w14:textId="77777777" w:rsidR="007E552E" w:rsidRDefault="007E552E" w:rsidP="007E552E">
      <w:pPr>
        <w:numPr>
          <w:ilvl w:val="0"/>
          <w:numId w:val="6"/>
        </w:numPr>
      </w:pPr>
      <w:r>
        <w:rPr>
          <w:rFonts w:hint="eastAsia"/>
        </w:rPr>
        <w:t>后端接收到请求后，检查数据的合法性：</w:t>
      </w:r>
    </w:p>
    <w:p w14:paraId="0973D45D" w14:textId="77777777" w:rsidR="007E552E" w:rsidRDefault="007E552E" w:rsidP="007E552E">
      <w:pPr>
        <w:numPr>
          <w:ilvl w:val="0"/>
          <w:numId w:val="6"/>
        </w:numPr>
      </w:pPr>
      <w:r>
        <w:rPr>
          <w:rFonts w:ascii="宋体" w:hAnsi="宋体" w:cs="宋体" w:hint="eastAsia"/>
        </w:rPr>
        <w:t>检查教师</w:t>
      </w:r>
      <w:r>
        <w:t>ID</w:t>
      </w:r>
      <w:r>
        <w:rPr>
          <w:rFonts w:hint="eastAsia"/>
        </w:rPr>
        <w:t>是否有效。</w:t>
      </w:r>
    </w:p>
    <w:p w14:paraId="3BA6B0C7" w14:textId="77777777" w:rsidR="007E552E" w:rsidRDefault="007E552E" w:rsidP="007E552E">
      <w:pPr>
        <w:numPr>
          <w:ilvl w:val="0"/>
          <w:numId w:val="6"/>
        </w:numPr>
      </w:pPr>
      <w:r>
        <w:rPr>
          <w:rFonts w:ascii="宋体" w:hAnsi="宋体" w:cs="宋体" w:hint="eastAsia"/>
        </w:rPr>
        <w:t>检查课程名称是否已存在。</w:t>
      </w:r>
    </w:p>
    <w:p w14:paraId="04D89697" w14:textId="77777777" w:rsidR="007E552E" w:rsidRDefault="007E552E" w:rsidP="007E552E">
      <w:pPr>
        <w:numPr>
          <w:ilvl w:val="0"/>
          <w:numId w:val="6"/>
        </w:numPr>
      </w:pPr>
      <w:r>
        <w:rPr>
          <w:rFonts w:ascii="宋体" w:hAnsi="宋体" w:cs="宋体" w:hint="eastAsia"/>
        </w:rPr>
        <w:t>校验必填字段是否都已填写。</w:t>
      </w:r>
    </w:p>
    <w:p w14:paraId="0415DF99" w14:textId="77777777" w:rsidR="007E552E" w:rsidRDefault="007E552E" w:rsidP="007E552E">
      <w:r>
        <w:rPr>
          <w:rFonts w:hint="eastAsia"/>
        </w:rPr>
        <w:t>6.</w:t>
      </w:r>
      <w:r>
        <w:rPr>
          <w:rFonts w:hint="eastAsia"/>
        </w:rPr>
        <w:t>后端处理课程创建请求</w:t>
      </w:r>
    </w:p>
    <w:p w14:paraId="562FA1A9" w14:textId="77777777" w:rsidR="007E552E" w:rsidRDefault="007E552E" w:rsidP="007E552E">
      <w:pPr>
        <w:numPr>
          <w:ilvl w:val="0"/>
          <w:numId w:val="7"/>
        </w:numPr>
      </w:pPr>
      <w:r>
        <w:rPr>
          <w:rFonts w:hint="eastAsia"/>
        </w:rPr>
        <w:t>如果验证失败：</w:t>
      </w:r>
    </w:p>
    <w:p w14:paraId="7C59A942" w14:textId="77777777" w:rsidR="007E552E" w:rsidRDefault="007E552E" w:rsidP="007E552E">
      <w:pPr>
        <w:numPr>
          <w:ilvl w:val="0"/>
          <w:numId w:val="7"/>
        </w:numPr>
      </w:pPr>
      <w:r>
        <w:rPr>
          <w:rFonts w:ascii="宋体" w:hAnsi="宋体" w:cs="宋体" w:hint="eastAsia"/>
        </w:rPr>
        <w:t>返回验证错误信息，提示前端显示错误信息给教师。</w:t>
      </w:r>
    </w:p>
    <w:p w14:paraId="16BF3327" w14:textId="77777777" w:rsidR="007E552E" w:rsidRDefault="007E552E" w:rsidP="007E552E">
      <w:pPr>
        <w:numPr>
          <w:ilvl w:val="0"/>
          <w:numId w:val="7"/>
        </w:numPr>
      </w:pPr>
      <w:r>
        <w:rPr>
          <w:rFonts w:hint="eastAsia"/>
        </w:rPr>
        <w:t>如果验证成功：</w:t>
      </w:r>
    </w:p>
    <w:p w14:paraId="401A217B" w14:textId="77777777" w:rsidR="007E552E" w:rsidRDefault="007E552E" w:rsidP="007E552E">
      <w:pPr>
        <w:numPr>
          <w:ilvl w:val="0"/>
          <w:numId w:val="7"/>
        </w:numPr>
      </w:pPr>
      <w:r>
        <w:rPr>
          <w:rFonts w:ascii="宋体" w:hAnsi="宋体" w:cs="宋体" w:hint="eastAsia"/>
        </w:rPr>
        <w:t>在数据库中插入课程信息，并生成课程</w:t>
      </w:r>
      <w:r>
        <w:t>ID</w:t>
      </w:r>
      <w:r>
        <w:rPr>
          <w:rFonts w:hint="eastAsia"/>
        </w:rPr>
        <w:t>。</w:t>
      </w:r>
    </w:p>
    <w:p w14:paraId="45833C02" w14:textId="77777777" w:rsidR="007E552E" w:rsidRDefault="007E552E" w:rsidP="007E552E">
      <w:r>
        <w:rPr>
          <w:rFonts w:hint="eastAsia"/>
        </w:rPr>
        <w:t>7.</w:t>
      </w:r>
      <w:r>
        <w:rPr>
          <w:rFonts w:hint="eastAsia"/>
        </w:rPr>
        <w:t>返回创建结果</w:t>
      </w:r>
    </w:p>
    <w:p w14:paraId="56A1E7C6" w14:textId="77777777" w:rsidR="007E552E" w:rsidRDefault="007E552E" w:rsidP="007E552E">
      <w:r>
        <w:rPr>
          <w:rFonts w:hint="eastAsia"/>
        </w:rPr>
        <w:t>创建成功：</w:t>
      </w:r>
    </w:p>
    <w:p w14:paraId="1C4588F9" w14:textId="77777777" w:rsidR="007E552E" w:rsidRDefault="007E552E" w:rsidP="007E552E">
      <w:pPr>
        <w:numPr>
          <w:ilvl w:val="0"/>
          <w:numId w:val="8"/>
        </w:numPr>
      </w:pPr>
      <w:r>
        <w:rPr>
          <w:rFonts w:ascii="宋体" w:hAnsi="宋体" w:cs="宋体" w:hint="eastAsia"/>
        </w:rPr>
        <w:t>后端返回课程</w:t>
      </w:r>
      <w:r>
        <w:t>ID</w:t>
      </w:r>
      <w:r>
        <w:rPr>
          <w:rFonts w:hint="eastAsia"/>
        </w:rPr>
        <w:t>和创建成功的状态码。</w:t>
      </w:r>
    </w:p>
    <w:p w14:paraId="32A47D78" w14:textId="77777777" w:rsidR="007E552E" w:rsidRDefault="007E552E" w:rsidP="007E552E">
      <w:pPr>
        <w:numPr>
          <w:ilvl w:val="0"/>
          <w:numId w:val="8"/>
        </w:numPr>
      </w:pPr>
      <w:r>
        <w:rPr>
          <w:rFonts w:ascii="宋体" w:hAnsi="宋体" w:cs="宋体" w:hint="eastAsia"/>
        </w:rPr>
        <w:t>前端跳转到课程详情页面，并显示创建成功提示。</w:t>
      </w:r>
    </w:p>
    <w:p w14:paraId="6B6E233B" w14:textId="77777777" w:rsidR="007E552E" w:rsidRDefault="007E552E" w:rsidP="007E552E">
      <w:r>
        <w:rPr>
          <w:rFonts w:hint="eastAsia"/>
        </w:rPr>
        <w:lastRenderedPageBreak/>
        <w:t>创建失败：</w:t>
      </w:r>
    </w:p>
    <w:p w14:paraId="7B4A88F0" w14:textId="77777777" w:rsidR="007E552E" w:rsidRDefault="007E552E" w:rsidP="007E552E">
      <w:pPr>
        <w:numPr>
          <w:ilvl w:val="0"/>
          <w:numId w:val="9"/>
        </w:numPr>
      </w:pPr>
      <w:r>
        <w:rPr>
          <w:rFonts w:ascii="宋体" w:hAnsi="宋体" w:cs="宋体" w:hint="eastAsia"/>
        </w:rPr>
        <w:t>如果数据库操作失败或其他原因导致课程创建失败，返回失败提示</w:t>
      </w:r>
      <w:r>
        <w:rPr>
          <w:rFonts w:hint="eastAsia"/>
        </w:rPr>
        <w:t>。</w:t>
      </w:r>
    </w:p>
    <w:p w14:paraId="75745ECA" w14:textId="77777777" w:rsidR="009C1A8C" w:rsidRDefault="00965296" w:rsidP="009C1A8C">
      <w:pPr>
        <w:rPr>
          <w:noProof/>
        </w:rPr>
      </w:pPr>
      <w:r>
        <w:rPr>
          <w:noProof/>
        </w:rPr>
        <w:pict w14:anchorId="0611E74C">
          <v:shape id="_x0000_i1038" type="#_x0000_t75" style="width:414.25pt;height:293.15pt;visibility:visible">
            <v:imagedata r:id="rId21" o:title=""/>
          </v:shape>
        </w:pict>
      </w:r>
    </w:p>
    <w:p w14:paraId="0C65521D" w14:textId="77777777" w:rsidR="006759FE" w:rsidRPr="007E552E" w:rsidRDefault="006759FE" w:rsidP="006759FE">
      <w:pPr>
        <w:pStyle w:val="af"/>
        <w:rPr>
          <w:rFonts w:hint="eastAsia"/>
        </w:rPr>
      </w:pPr>
      <w:r>
        <w:rPr>
          <w:rFonts w:hint="eastAsia"/>
        </w:rPr>
        <w:t>2-2-7教师端课程管理序列图</w:t>
      </w:r>
    </w:p>
    <w:p w14:paraId="260BD736" w14:textId="77777777" w:rsidR="007E552E" w:rsidRDefault="007E552E" w:rsidP="007E552E">
      <w:pPr>
        <w:pStyle w:val="3"/>
      </w:pPr>
      <w:bookmarkStart w:id="47" w:name="_Toc183950037"/>
      <w:r>
        <w:rPr>
          <w:rFonts w:hint="eastAsia"/>
        </w:rPr>
        <w:t>2.2.3</w:t>
      </w:r>
      <w:r w:rsidRPr="007E552E">
        <w:rPr>
          <w:rFonts w:hint="eastAsia"/>
        </w:rPr>
        <w:t>学生管理部分</w:t>
      </w:r>
      <w:bookmarkEnd w:id="47"/>
    </w:p>
    <w:p w14:paraId="2F4C00B2" w14:textId="77777777" w:rsidR="006759FE" w:rsidRDefault="006759FE" w:rsidP="006759FE">
      <w:r>
        <w:rPr>
          <w:rFonts w:hint="eastAsia"/>
        </w:rPr>
        <w:t>1.</w:t>
      </w:r>
      <w:r>
        <w:rPr>
          <w:rFonts w:hint="eastAsia"/>
        </w:rPr>
        <w:t>课堂签到</w:t>
      </w:r>
    </w:p>
    <w:p w14:paraId="11C36A7C" w14:textId="77777777" w:rsidR="006759FE" w:rsidRDefault="006759FE" w:rsidP="006759FE">
      <w:r>
        <w:rPr>
          <w:rFonts w:hint="eastAsia"/>
        </w:rPr>
        <w:t>教师点击页面上的“开放签到”按钮，前端发送签到的课堂</w:t>
      </w:r>
      <w:r>
        <w:rPr>
          <w:rFonts w:hint="eastAsia"/>
        </w:rPr>
        <w:t>ID</w:t>
      </w:r>
      <w:r>
        <w:rPr>
          <w:rFonts w:hint="eastAsia"/>
        </w:rPr>
        <w:t>和时间段信息到后端。后端接收到请求后，验证时间段的合法性，并在数据库的</w:t>
      </w:r>
      <w:r>
        <w:rPr>
          <w:rFonts w:hint="eastAsia"/>
        </w:rPr>
        <w:t>student-class</w:t>
      </w:r>
      <w:r>
        <w:rPr>
          <w:rFonts w:hint="eastAsia"/>
        </w:rPr>
        <w:t>表中创建签到会话记录，返回签到开放成功的确认信息给前端。前端显示签到已开放的状态信息。</w:t>
      </w:r>
    </w:p>
    <w:p w14:paraId="10D8C4E8" w14:textId="77777777" w:rsidR="006759FE" w:rsidRDefault="006759FE" w:rsidP="006759FE">
      <w:r>
        <w:rPr>
          <w:rFonts w:hint="eastAsia"/>
        </w:rPr>
        <w:t>2.</w:t>
      </w:r>
      <w:r>
        <w:rPr>
          <w:rFonts w:hint="eastAsia"/>
        </w:rPr>
        <w:t>发布题目</w:t>
      </w:r>
    </w:p>
    <w:p w14:paraId="6706B20D" w14:textId="77777777" w:rsidR="006759FE" w:rsidRDefault="006759FE" w:rsidP="006759FE">
      <w:r>
        <w:rPr>
          <w:rFonts w:hint="eastAsia"/>
        </w:rPr>
        <w:t>教师在前端页面输入题目信息（题目内容、选项、正确答案等），点击“发布”按钮。前端将输入的数据通过发布题目的接口发送至服务器，后端将题目信息保存到</w:t>
      </w:r>
      <w:r>
        <w:rPr>
          <w:rFonts w:hint="eastAsia"/>
        </w:rPr>
        <w:t>questions</w:t>
      </w:r>
      <w:r>
        <w:rPr>
          <w:rFonts w:hint="eastAsia"/>
        </w:rPr>
        <w:t>表中。确认保存成功后，返回给前端一个确认信息，前端将发布成功的消息展示给教师。</w:t>
      </w:r>
    </w:p>
    <w:p w14:paraId="06E9784A" w14:textId="77777777" w:rsidR="006759FE" w:rsidRDefault="006759FE" w:rsidP="006759FE">
      <w:r>
        <w:rPr>
          <w:rFonts w:hint="eastAsia"/>
        </w:rPr>
        <w:t>3.</w:t>
      </w:r>
      <w:r>
        <w:rPr>
          <w:rFonts w:hint="eastAsia"/>
        </w:rPr>
        <w:t>数据统计</w:t>
      </w:r>
    </w:p>
    <w:p w14:paraId="45B86103" w14:textId="77777777" w:rsidR="006759FE" w:rsidRDefault="006759FE" w:rsidP="006759FE">
      <w:r>
        <w:rPr>
          <w:rFonts w:hint="eastAsia"/>
        </w:rPr>
        <w:t>教师选择某堂课并点击“查看统计”。前端请求该课堂的出勤和答题统计数据。后端接收请求，在数据库中查询出勤数据和答题数据，并汇总出勤和答题数据，并返回给前端。前端将汇总数据展示给教师（如出勤率、答题正确率等）。</w:t>
      </w:r>
    </w:p>
    <w:p w14:paraId="4D6E776C" w14:textId="77777777" w:rsidR="006759FE" w:rsidRDefault="00965296" w:rsidP="006759FE">
      <w:pPr>
        <w:rPr>
          <w:noProof/>
        </w:rPr>
      </w:pPr>
      <w:r>
        <w:rPr>
          <w:noProof/>
        </w:rPr>
        <w:lastRenderedPageBreak/>
        <w:pict w14:anchorId="77E30681">
          <v:shape id="_x0000_i1039" type="#_x0000_t75" style="width:397.4pt;height:477.35pt;visibility:visible">
            <v:imagedata r:id="rId22" o:title=""/>
          </v:shape>
        </w:pict>
      </w:r>
    </w:p>
    <w:p w14:paraId="21E84114" w14:textId="77777777" w:rsidR="006759FE" w:rsidRDefault="006759FE" w:rsidP="006759FE">
      <w:pPr>
        <w:pStyle w:val="af"/>
        <w:rPr>
          <w:rFonts w:hint="eastAsia"/>
        </w:rPr>
      </w:pPr>
      <w:r w:rsidRPr="006759FE">
        <w:rPr>
          <w:rFonts w:hint="eastAsia"/>
        </w:rPr>
        <w:t>2-2-</w:t>
      </w:r>
      <w:r>
        <w:rPr>
          <w:rFonts w:hint="eastAsia"/>
        </w:rPr>
        <w:t>8</w:t>
      </w:r>
      <w:r w:rsidRPr="006759FE">
        <w:rPr>
          <w:rFonts w:hint="eastAsia"/>
        </w:rPr>
        <w:t>教师端</w:t>
      </w:r>
      <w:r>
        <w:rPr>
          <w:rFonts w:hint="eastAsia"/>
        </w:rPr>
        <w:t>学生管理</w:t>
      </w:r>
      <w:r w:rsidRPr="006759FE">
        <w:rPr>
          <w:rFonts w:hint="eastAsia"/>
        </w:rPr>
        <w:t>序列图</w:t>
      </w:r>
    </w:p>
    <w:p w14:paraId="661563BF" w14:textId="77777777" w:rsidR="006759FE" w:rsidRDefault="00965296" w:rsidP="006759FE">
      <w:pPr>
        <w:pStyle w:val="af"/>
        <w:jc w:val="both"/>
        <w:rPr>
          <w:rFonts w:hint="eastAsia"/>
          <w:noProof/>
        </w:rPr>
      </w:pPr>
      <w:r>
        <w:rPr>
          <w:noProof/>
        </w:rPr>
        <w:lastRenderedPageBreak/>
        <w:pict w14:anchorId="5B7D7008">
          <v:shape id="_x0000_i1040" type="#_x0000_t75" style="width:414.7pt;height:403pt;visibility:visible">
            <v:imagedata r:id="rId23" o:title=""/>
          </v:shape>
        </w:pict>
      </w:r>
    </w:p>
    <w:p w14:paraId="5DA07B2A" w14:textId="77777777" w:rsidR="006759FE" w:rsidRDefault="006759FE" w:rsidP="006759FE">
      <w:pPr>
        <w:pStyle w:val="af"/>
        <w:rPr>
          <w:rFonts w:hint="eastAsia"/>
        </w:rPr>
      </w:pPr>
      <w:r w:rsidRPr="006759FE">
        <w:rPr>
          <w:rFonts w:hint="eastAsia"/>
        </w:rPr>
        <w:t>2-2-</w:t>
      </w:r>
      <w:r>
        <w:rPr>
          <w:rFonts w:hint="eastAsia"/>
        </w:rPr>
        <w:t>9</w:t>
      </w:r>
      <w:r w:rsidRPr="006759FE">
        <w:rPr>
          <w:rFonts w:hint="eastAsia"/>
        </w:rPr>
        <w:t>教师端</w:t>
      </w:r>
      <w:r>
        <w:rPr>
          <w:rFonts w:hint="eastAsia"/>
        </w:rPr>
        <w:t>学生管理类</w:t>
      </w:r>
      <w:r w:rsidRPr="006759FE">
        <w:rPr>
          <w:rFonts w:hint="eastAsia"/>
        </w:rPr>
        <w:t>图</w:t>
      </w:r>
      <w:r>
        <w:rPr>
          <w:rFonts w:hint="eastAsia"/>
        </w:rPr>
        <w:t>1</w:t>
      </w:r>
    </w:p>
    <w:p w14:paraId="70A1DFDC" w14:textId="77777777" w:rsidR="006759FE" w:rsidRDefault="00965296" w:rsidP="006759FE">
      <w:pPr>
        <w:pStyle w:val="af"/>
        <w:rPr>
          <w:rFonts w:hint="eastAsia"/>
          <w:noProof/>
        </w:rPr>
      </w:pPr>
      <w:r>
        <w:rPr>
          <w:noProof/>
        </w:rPr>
        <w:pict w14:anchorId="763FD5C5">
          <v:shape id="Drawing 7" o:spid="_x0000_i1041" type="#_x0000_t75" style="width:414.7pt;height:233.75pt;visibility:visible">
            <v:imagedata r:id="rId24" o:title=""/>
          </v:shape>
        </w:pict>
      </w:r>
    </w:p>
    <w:p w14:paraId="0D15E074" w14:textId="77777777" w:rsidR="006759FE" w:rsidRPr="006759FE" w:rsidRDefault="006759FE" w:rsidP="00427204">
      <w:pPr>
        <w:pStyle w:val="af"/>
        <w:rPr>
          <w:rFonts w:hint="eastAsia"/>
        </w:rPr>
      </w:pPr>
      <w:r w:rsidRPr="006759FE">
        <w:rPr>
          <w:rFonts w:hint="eastAsia"/>
        </w:rPr>
        <w:t>2-2-</w:t>
      </w:r>
      <w:r>
        <w:rPr>
          <w:rFonts w:hint="eastAsia"/>
        </w:rPr>
        <w:t>9</w:t>
      </w:r>
      <w:r w:rsidRPr="006759FE">
        <w:rPr>
          <w:rFonts w:hint="eastAsia"/>
        </w:rPr>
        <w:t>教师端</w:t>
      </w:r>
      <w:r>
        <w:rPr>
          <w:rFonts w:hint="eastAsia"/>
        </w:rPr>
        <w:t>学生管理类</w:t>
      </w:r>
      <w:r w:rsidRPr="006759FE">
        <w:rPr>
          <w:rFonts w:hint="eastAsia"/>
        </w:rPr>
        <w:t>图</w:t>
      </w:r>
      <w:r>
        <w:rPr>
          <w:rFonts w:hint="eastAsia"/>
        </w:rPr>
        <w:t>2</w:t>
      </w:r>
    </w:p>
    <w:p w14:paraId="1B507A6A" w14:textId="77777777" w:rsidR="00BA54FB" w:rsidRDefault="00BA54FB" w:rsidP="00BA54FB">
      <w:pPr>
        <w:pStyle w:val="2"/>
      </w:pPr>
      <w:bookmarkStart w:id="48" w:name="_Toc183603069"/>
      <w:bookmarkStart w:id="49" w:name="_Toc183950038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管理员端子系统</w:t>
      </w:r>
      <w:bookmarkEnd w:id="48"/>
      <w:bookmarkEnd w:id="49"/>
    </w:p>
    <w:p w14:paraId="7974F7CA" w14:textId="0F6CE663" w:rsidR="00BA54FB" w:rsidRDefault="00BA54FB" w:rsidP="00BA54FB">
      <w:r>
        <w:rPr>
          <w:rFonts w:hint="eastAsia"/>
        </w:rPr>
        <w:t>管理员端子系统为系统管理员提供全面的管理功能，</w:t>
      </w:r>
      <w:r w:rsidR="002825F4">
        <w:rPr>
          <w:rFonts w:hint="eastAsia"/>
        </w:rPr>
        <w:t>E-R</w:t>
      </w:r>
      <w:r w:rsidR="002825F4">
        <w:rPr>
          <w:rFonts w:hint="eastAsia"/>
        </w:rPr>
        <w:t>图</w:t>
      </w:r>
      <w:r>
        <w:rPr>
          <w:rFonts w:hint="eastAsia"/>
        </w:rPr>
        <w:t>如下：</w:t>
      </w:r>
    </w:p>
    <w:p w14:paraId="175304EF" w14:textId="77777777" w:rsidR="00BA54FB" w:rsidRDefault="00965296" w:rsidP="006766FE">
      <w:pPr>
        <w:jc w:val="center"/>
      </w:pPr>
      <w:r>
        <w:pict w14:anchorId="09F8D1DE">
          <v:shape id="_x0000_i1042" type="#_x0000_t75" style="width:328.7pt;height:105.65pt;mso-position-horizontal-relative:page;mso-position-vertical-relative:page">
            <v:imagedata r:id="rId25" o:title=""/>
          </v:shape>
        </w:pict>
      </w:r>
    </w:p>
    <w:p w14:paraId="66F104BC" w14:textId="6EB7F8E3" w:rsidR="00BA54FB" w:rsidRDefault="00BA54FB" w:rsidP="00BA54FB">
      <w:pPr>
        <w:pStyle w:val="af"/>
        <w:rPr>
          <w:rFonts w:hint="eastAsia"/>
        </w:rPr>
      </w:pPr>
      <w:r>
        <w:rPr>
          <w:rFonts w:hint="eastAsia"/>
        </w:rPr>
        <w:t>图</w:t>
      </w:r>
      <w:r w:rsidR="00815752">
        <w:rPr>
          <w:rFonts w:hint="eastAsia"/>
        </w:rPr>
        <w:t>2</w:t>
      </w:r>
      <w:r>
        <w:rPr>
          <w:rFonts w:hint="eastAsia"/>
        </w:rPr>
        <w:t>-</w:t>
      </w:r>
      <w:r w:rsidR="00815752">
        <w:rPr>
          <w:rFonts w:hint="eastAsia"/>
        </w:rPr>
        <w:t>3-1</w:t>
      </w:r>
      <w:r>
        <w:rPr>
          <w:rFonts w:hint="eastAsia"/>
        </w:rPr>
        <w:t>管理端</w:t>
      </w:r>
      <w:r w:rsidR="002825F4">
        <w:rPr>
          <w:rFonts w:hint="eastAsia"/>
        </w:rPr>
        <w:t>E-R图</w:t>
      </w:r>
    </w:p>
    <w:p w14:paraId="474F9E2D" w14:textId="77777777" w:rsidR="00BA54FB" w:rsidRDefault="00BA54FB" w:rsidP="00BA54FB">
      <w:r>
        <w:rPr>
          <w:rFonts w:hint="eastAsia"/>
        </w:rPr>
        <w:t>提供的功能如下：</w:t>
      </w:r>
    </w:p>
    <w:p w14:paraId="5474042E" w14:textId="77777777" w:rsidR="00BA54FB" w:rsidRDefault="00BA54FB" w:rsidP="00BA54FB">
      <w:pPr>
        <w:numPr>
          <w:ilvl w:val="0"/>
          <w:numId w:val="4"/>
        </w:numPr>
      </w:pPr>
      <w:r>
        <w:rPr>
          <w:rFonts w:hint="eastAsia"/>
        </w:rPr>
        <w:t>用户管理：管理员可以管理系统用户，包括学生和教师账户。</w:t>
      </w:r>
    </w:p>
    <w:p w14:paraId="01D13EC4" w14:textId="77777777" w:rsidR="00BA54FB" w:rsidRDefault="00BA54FB" w:rsidP="00BA54FB">
      <w:pPr>
        <w:numPr>
          <w:ilvl w:val="0"/>
          <w:numId w:val="4"/>
        </w:numPr>
      </w:pPr>
      <w:r>
        <w:rPr>
          <w:rFonts w:hint="eastAsia"/>
        </w:rPr>
        <w:t>课程管理：管理员可以查看所有课程信息，进行必要的管理操作。</w:t>
      </w:r>
    </w:p>
    <w:p w14:paraId="5361A7D0" w14:textId="77777777" w:rsidR="00427204" w:rsidRDefault="00965296" w:rsidP="006766FE">
      <w:pPr>
        <w:jc w:val="center"/>
        <w:rPr>
          <w:noProof/>
        </w:rPr>
      </w:pPr>
      <w:r>
        <w:rPr>
          <w:noProof/>
        </w:rPr>
        <w:pict w14:anchorId="2997E952">
          <v:shape id="Drawing 9" o:spid="_x0000_i1043" type="#_x0000_t75" style="width:303.45pt;height:417.05pt;visibility:visible">
            <v:imagedata r:id="rId26" o:title=""/>
          </v:shape>
        </w:pict>
      </w:r>
    </w:p>
    <w:p w14:paraId="646FC2C2" w14:textId="77777777" w:rsidR="00427204" w:rsidRDefault="00427204" w:rsidP="00427204">
      <w:pPr>
        <w:pStyle w:val="af"/>
        <w:rPr>
          <w:rFonts w:hint="eastAsia"/>
        </w:rPr>
      </w:pPr>
      <w:r w:rsidRPr="00427204">
        <w:rPr>
          <w:rFonts w:hint="eastAsia"/>
        </w:rPr>
        <w:t>2-</w:t>
      </w:r>
      <w:r>
        <w:rPr>
          <w:rFonts w:hint="eastAsia"/>
        </w:rPr>
        <w:t>3</w:t>
      </w:r>
      <w:r w:rsidRPr="00427204">
        <w:rPr>
          <w:rFonts w:hint="eastAsia"/>
        </w:rPr>
        <w:t>-</w:t>
      </w:r>
      <w:r>
        <w:rPr>
          <w:rFonts w:hint="eastAsia"/>
        </w:rPr>
        <w:t>2管理</w:t>
      </w:r>
      <w:r w:rsidRPr="00427204">
        <w:rPr>
          <w:rFonts w:hint="eastAsia"/>
        </w:rPr>
        <w:t>端</w:t>
      </w:r>
      <w:r>
        <w:rPr>
          <w:rFonts w:hint="eastAsia"/>
        </w:rPr>
        <w:t>序列图</w:t>
      </w:r>
    </w:p>
    <w:p w14:paraId="2E8F8869" w14:textId="77777777" w:rsidR="00BA54FB" w:rsidRDefault="00965296" w:rsidP="00427204">
      <w:pPr>
        <w:pStyle w:val="af"/>
        <w:rPr>
          <w:rFonts w:hint="eastAsia"/>
          <w:noProof/>
        </w:rPr>
      </w:pPr>
      <w:r>
        <w:rPr>
          <w:noProof/>
        </w:rPr>
        <w:lastRenderedPageBreak/>
        <w:pict w14:anchorId="43DEC70E">
          <v:shape id="Drawing 10" o:spid="_x0000_i1044" type="#_x0000_t75" style="width:165.05pt;height:368.9pt;visibility:visible">
            <v:imagedata r:id="rId27" o:title=""/>
          </v:shape>
        </w:pict>
      </w:r>
    </w:p>
    <w:p w14:paraId="5370E841" w14:textId="77777777" w:rsidR="00427204" w:rsidRPr="00427204" w:rsidRDefault="00427204" w:rsidP="00427204">
      <w:pPr>
        <w:pStyle w:val="af"/>
        <w:rPr>
          <w:rFonts w:hint="eastAsia"/>
        </w:rPr>
      </w:pPr>
      <w:r w:rsidRPr="00427204">
        <w:rPr>
          <w:rFonts w:hint="eastAsia"/>
        </w:rPr>
        <w:t>2-</w:t>
      </w:r>
      <w:r>
        <w:rPr>
          <w:rFonts w:hint="eastAsia"/>
        </w:rPr>
        <w:t>3</w:t>
      </w:r>
      <w:r w:rsidRPr="00427204">
        <w:rPr>
          <w:rFonts w:hint="eastAsia"/>
        </w:rPr>
        <w:t>-</w:t>
      </w:r>
      <w:r>
        <w:rPr>
          <w:rFonts w:hint="eastAsia"/>
        </w:rPr>
        <w:t>3管理</w:t>
      </w:r>
      <w:r w:rsidRPr="00427204">
        <w:rPr>
          <w:rFonts w:hint="eastAsia"/>
        </w:rPr>
        <w:t>端</w:t>
      </w:r>
      <w:r>
        <w:rPr>
          <w:rFonts w:hint="eastAsia"/>
        </w:rPr>
        <w:t>类图</w:t>
      </w:r>
    </w:p>
    <w:p w14:paraId="2D8AE3BA" w14:textId="77777777" w:rsidR="00460038" w:rsidRDefault="00460038">
      <w:pPr>
        <w:pStyle w:val="1"/>
        <w:spacing w:before="175" w:after="175"/>
      </w:pPr>
      <w:bookmarkStart w:id="50" w:name="_Toc183950039"/>
      <w:r>
        <w:rPr>
          <w:rFonts w:hint="eastAsia"/>
        </w:rPr>
        <w:t xml:space="preserve">3. </w:t>
      </w:r>
      <w:r>
        <w:rPr>
          <w:rFonts w:hint="eastAsia"/>
        </w:rPr>
        <w:t>学生子系统的模块设计</w:t>
      </w:r>
      <w:bookmarkEnd w:id="50"/>
    </w:p>
    <w:p w14:paraId="444F0F71" w14:textId="77777777" w:rsidR="00460038" w:rsidRDefault="00460038">
      <w:pPr>
        <w:pStyle w:val="2"/>
      </w:pPr>
      <w:bookmarkStart w:id="51" w:name="_Toc183950040"/>
      <w:r>
        <w:rPr>
          <w:rFonts w:hint="eastAsia"/>
        </w:rPr>
        <w:t xml:space="preserve">3.1 </w:t>
      </w:r>
      <w:r>
        <w:rPr>
          <w:rFonts w:hint="eastAsia"/>
        </w:rPr>
        <w:t>用户管理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30EC5C6F" w14:textId="77777777">
        <w:tc>
          <w:tcPr>
            <w:tcW w:w="1676" w:type="dxa"/>
            <w:shd w:val="clear" w:color="auto" w:fill="D9D9D9"/>
          </w:tcPr>
          <w:p w14:paraId="281036B9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1110146D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用户管理</w:t>
            </w:r>
          </w:p>
        </w:tc>
      </w:tr>
      <w:tr w:rsidR="00460038" w14:paraId="3D13AB59" w14:textId="77777777">
        <w:tc>
          <w:tcPr>
            <w:tcW w:w="1676" w:type="dxa"/>
            <w:shd w:val="clear" w:color="auto" w:fill="D9D9D9"/>
          </w:tcPr>
          <w:p w14:paraId="76A2E90F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62D3E360" w14:textId="77777777" w:rsidR="00460038" w:rsidRDefault="0046003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用户需要邮箱和密码来进行登录</w:t>
            </w:r>
          </w:p>
          <w:p w14:paraId="75C6CEAF" w14:textId="77777777" w:rsidR="00460038" w:rsidRDefault="0046003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用户输入邮箱、邮箱验证码、密码来进行注册</w:t>
            </w:r>
          </w:p>
          <w:p w14:paraId="66F41698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允许学生查看和修改个人资料，包括头像、用户名等。</w:t>
            </w:r>
          </w:p>
        </w:tc>
      </w:tr>
      <w:tr w:rsidR="00460038" w14:paraId="040FDA32" w14:textId="77777777">
        <w:tc>
          <w:tcPr>
            <w:tcW w:w="1676" w:type="dxa"/>
            <w:shd w:val="clear" w:color="auto" w:fill="D9D9D9"/>
          </w:tcPr>
          <w:p w14:paraId="36A13EEA" w14:textId="77777777" w:rsidR="00460038" w:rsidRDefault="00460038">
            <w:pPr>
              <w:jc w:val="center"/>
              <w:rPr>
                <w:sz w:val="18"/>
              </w:rPr>
            </w:pPr>
          </w:p>
          <w:p w14:paraId="62F758B8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46137026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登录：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/login</w:t>
            </w:r>
          </w:p>
          <w:p w14:paraId="72C22B75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注册：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/register</w:t>
            </w:r>
          </w:p>
          <w:p w14:paraId="1E0A168D" w14:textId="20485EEE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获取邮箱验证码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Arial" w:eastAsia="等线" w:hAnsi="Arial" w:cs="Arial" w:hint="eastAsia"/>
              </w:rPr>
              <w:t>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 xml:space="preserve"> /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email_verify</w:t>
            </w:r>
            <w:proofErr w:type="spellEnd"/>
          </w:p>
        </w:tc>
      </w:tr>
      <w:tr w:rsidR="00460038" w14:paraId="1E708573" w14:textId="77777777">
        <w:tc>
          <w:tcPr>
            <w:tcW w:w="1676" w:type="dxa"/>
            <w:shd w:val="clear" w:color="auto" w:fill="D9D9D9"/>
          </w:tcPr>
          <w:p w14:paraId="6F3261C4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7ADD7F7B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5DBC58AE" w14:textId="77777777" w:rsidR="00460038" w:rsidRDefault="00460038">
      <w:pPr>
        <w:pStyle w:val="2"/>
      </w:pPr>
      <w:bookmarkStart w:id="52" w:name="_Toc183950041"/>
      <w:r>
        <w:rPr>
          <w:rFonts w:hint="eastAsia"/>
        </w:rPr>
        <w:lastRenderedPageBreak/>
        <w:t>3.2</w:t>
      </w:r>
      <w:r>
        <w:rPr>
          <w:rFonts w:hint="eastAsia"/>
        </w:rPr>
        <w:t>课程管理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2"/>
        <w:gridCol w:w="7068"/>
      </w:tblGrid>
      <w:tr w:rsidR="00460038" w14:paraId="71CE66F8" w14:textId="77777777">
        <w:tc>
          <w:tcPr>
            <w:tcW w:w="1676" w:type="dxa"/>
            <w:shd w:val="clear" w:color="auto" w:fill="D9D9D9"/>
          </w:tcPr>
          <w:p w14:paraId="1DA2E521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0D3CD545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课程管理</w:t>
            </w:r>
          </w:p>
        </w:tc>
      </w:tr>
      <w:tr w:rsidR="00460038" w14:paraId="76D7F798" w14:textId="77777777">
        <w:tc>
          <w:tcPr>
            <w:tcW w:w="1676" w:type="dxa"/>
            <w:shd w:val="clear" w:color="auto" w:fill="D9D9D9"/>
          </w:tcPr>
          <w:p w14:paraId="16512D0F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433A60C1" w14:textId="77777777" w:rsidR="00460038" w:rsidRDefault="0046003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通过扫码或输入课程码加入课程。</w:t>
            </w:r>
          </w:p>
          <w:p w14:paraId="319EB0D1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每个课程都有一个讨论区，学生可以在此发帖、回复、浏览</w:t>
            </w:r>
          </w:p>
          <w:p w14:paraId="2FF22090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学生可以查看自己的出勤率和历次课堂一次和二次正确率变化</w:t>
            </w:r>
          </w:p>
        </w:tc>
      </w:tr>
      <w:tr w:rsidR="00460038" w14:paraId="7D21AD0E" w14:textId="77777777">
        <w:tc>
          <w:tcPr>
            <w:tcW w:w="1676" w:type="dxa"/>
            <w:shd w:val="clear" w:color="auto" w:fill="D9D9D9"/>
          </w:tcPr>
          <w:p w14:paraId="564286C4" w14:textId="77777777" w:rsidR="00460038" w:rsidRDefault="00460038">
            <w:pPr>
              <w:jc w:val="center"/>
              <w:rPr>
                <w:sz w:val="18"/>
              </w:rPr>
            </w:pPr>
          </w:p>
          <w:p w14:paraId="5138F37B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10E18D34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查看已经加入的课程：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}/courses</w:t>
            </w:r>
          </w:p>
          <w:p w14:paraId="37F2BD5D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学生加入课程：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}/courses</w:t>
            </w:r>
          </w:p>
          <w:p w14:paraId="76575879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获取课程讨论区：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}/discussions</w:t>
            </w:r>
          </w:p>
          <w:p w14:paraId="0FEA02EF" w14:textId="136E80DE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4</w:t>
            </w:r>
            <w:r>
              <w:rPr>
                <w:rFonts w:ascii="Arial" w:eastAsia="等线" w:hAnsi="Arial" w:cs="Arial" w:hint="eastAsia"/>
              </w:rPr>
              <w:t>向课程讨论区发帖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Arial" w:eastAsia="等线" w:hAnsi="Arial" w:cs="Arial" w:hint="eastAsia"/>
              </w:rPr>
              <w:t>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}/discussions</w:t>
            </w:r>
          </w:p>
          <w:p w14:paraId="1F7F50BC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5</w:t>
            </w:r>
            <w:r>
              <w:rPr>
                <w:rFonts w:ascii="Arial" w:eastAsia="等线" w:hAnsi="Arial" w:cs="Arial" w:hint="eastAsia"/>
              </w:rPr>
              <w:t>获取讨论回复：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}/discussions/{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discussion_id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}/reviews</w:t>
            </w:r>
          </w:p>
          <w:p w14:paraId="724901D4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6</w:t>
            </w:r>
            <w:r>
              <w:rPr>
                <w:rFonts w:ascii="Arial" w:eastAsia="等线" w:hAnsi="Arial" w:cs="Arial" w:hint="eastAsia"/>
              </w:rPr>
              <w:t>发布讨论回复：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  <w:color w:val="DE7802"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}/discussions/{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discussion_id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}/reviews</w:t>
            </w:r>
          </w:p>
          <w:p w14:paraId="75D8116E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7</w:t>
            </w:r>
            <w:r>
              <w:rPr>
                <w:rFonts w:ascii="Arial" w:eastAsia="等线" w:hAnsi="Arial" w:cs="Arial" w:hint="eastAsia"/>
              </w:rPr>
              <w:t>查看课程的某位学生的统计信息：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}/statistics/students/{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</w:tc>
      </w:tr>
      <w:tr w:rsidR="00460038" w14:paraId="1365EDBB" w14:textId="77777777">
        <w:tc>
          <w:tcPr>
            <w:tcW w:w="1676" w:type="dxa"/>
            <w:shd w:val="clear" w:color="auto" w:fill="D9D9D9"/>
          </w:tcPr>
          <w:p w14:paraId="0FF8FB48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5DCCC31C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485DC945" w14:textId="77777777" w:rsidR="00460038" w:rsidRDefault="00460038">
      <w:pPr>
        <w:pStyle w:val="2"/>
      </w:pPr>
      <w:bookmarkStart w:id="53" w:name="_Toc183950042"/>
      <w:r>
        <w:rPr>
          <w:rFonts w:hint="eastAsia"/>
        </w:rPr>
        <w:t>3.3</w:t>
      </w:r>
      <w:r>
        <w:rPr>
          <w:rFonts w:hint="eastAsia"/>
        </w:rPr>
        <w:t>课堂管理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529126EA" w14:textId="77777777">
        <w:tc>
          <w:tcPr>
            <w:tcW w:w="1676" w:type="dxa"/>
            <w:shd w:val="clear" w:color="auto" w:fill="D9D9D9"/>
          </w:tcPr>
          <w:p w14:paraId="50FF2798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679ECFA7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课堂管理</w:t>
            </w:r>
          </w:p>
        </w:tc>
      </w:tr>
      <w:tr w:rsidR="00460038" w14:paraId="5BD30CFE" w14:textId="77777777">
        <w:tc>
          <w:tcPr>
            <w:tcW w:w="1676" w:type="dxa"/>
            <w:shd w:val="clear" w:color="auto" w:fill="D9D9D9"/>
          </w:tcPr>
          <w:p w14:paraId="258EB268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6E5EF9A0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在老师开放课程扫码后，学生扫码进行签到</w:t>
            </w:r>
          </w:p>
          <w:p w14:paraId="4C9B51A8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老师发布完题目后，学生在手机上进行作答，作答根据情况会分为一次作答和二次作答</w:t>
            </w:r>
          </w:p>
          <w:p w14:paraId="7D986E79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学生可以查看本次课程自己的作答情况</w:t>
            </w:r>
          </w:p>
        </w:tc>
      </w:tr>
      <w:tr w:rsidR="00460038" w14:paraId="5B8F00D4" w14:textId="77777777">
        <w:tc>
          <w:tcPr>
            <w:tcW w:w="1676" w:type="dxa"/>
            <w:shd w:val="clear" w:color="auto" w:fill="D9D9D9"/>
          </w:tcPr>
          <w:p w14:paraId="4AA661FC" w14:textId="77777777" w:rsidR="00460038" w:rsidRDefault="00460038">
            <w:pPr>
              <w:jc w:val="center"/>
              <w:rPr>
                <w:sz w:val="18"/>
              </w:rPr>
            </w:pPr>
          </w:p>
          <w:p w14:paraId="6C09E818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5319E1F8" w14:textId="55545B88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查看已加入的课堂：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}/classes</w:t>
            </w:r>
          </w:p>
          <w:p w14:paraId="22FECDAC" w14:textId="430942CC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学生加入课堂：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}/classes</w:t>
            </w:r>
          </w:p>
          <w:p w14:paraId="24250C83" w14:textId="3A96B778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查看课堂的所有测试：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}/tests</w:t>
            </w:r>
          </w:p>
          <w:p w14:paraId="3C5DCCF1" w14:textId="29D063F0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4</w:t>
            </w:r>
            <w:r>
              <w:rPr>
                <w:rFonts w:ascii="Arial" w:eastAsia="等线" w:hAnsi="Arial" w:cs="Arial" w:hint="eastAsia"/>
              </w:rPr>
              <w:t>查看课堂中学生的统计信息：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lastRenderedPageBreak/>
              <w:t>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}/statistics/students/{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758BFABC" w14:textId="4E1D21F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5</w:t>
            </w:r>
            <w:r>
              <w:rPr>
                <w:rFonts w:ascii="Arial" w:eastAsia="等线" w:hAnsi="Arial" w:cs="Arial" w:hint="eastAsia"/>
              </w:rPr>
              <w:t>查看测试列表：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}/tests</w:t>
            </w:r>
          </w:p>
          <w:p w14:paraId="161EFF8D" w14:textId="337FEFBE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6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Arial" w:eastAsia="等线" w:hAnsi="Arial" w:cs="Arial" w:hint="eastAsia"/>
              </w:rPr>
              <w:t>学生进行测试：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}/tests/{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test_id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3E3E8470" w14:textId="4EACE7AE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7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Arial" w:eastAsia="等线" w:hAnsi="Arial" w:cs="Arial" w:hint="eastAsia"/>
              </w:rPr>
              <w:t>查看测试成绩：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}/tests/{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test_id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}/score</w:t>
            </w:r>
          </w:p>
          <w:p w14:paraId="7F6B89B6" w14:textId="07FA5660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8</w:t>
            </w:r>
            <w:r>
              <w:rPr>
                <w:rFonts w:ascii="Arial" w:eastAsia="等线" w:hAnsi="Arial" w:cs="Arial" w:hint="eastAsia"/>
              </w:rPr>
              <w:t>查看测试答题详情：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}/tests/{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test_id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}/answers</w:t>
            </w:r>
          </w:p>
        </w:tc>
      </w:tr>
      <w:tr w:rsidR="00460038" w14:paraId="2DF111B5" w14:textId="77777777">
        <w:tc>
          <w:tcPr>
            <w:tcW w:w="1676" w:type="dxa"/>
            <w:shd w:val="clear" w:color="auto" w:fill="D9D9D9"/>
          </w:tcPr>
          <w:p w14:paraId="181FACA5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044" w:type="dxa"/>
          </w:tcPr>
          <w:p w14:paraId="122EF170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14411331" w14:textId="77777777" w:rsidR="00460038" w:rsidRDefault="00460038">
      <w:pPr>
        <w:pStyle w:val="2"/>
      </w:pPr>
      <w:bookmarkStart w:id="54" w:name="_Toc183950043"/>
      <w:r>
        <w:rPr>
          <w:rFonts w:hint="eastAsia"/>
        </w:rPr>
        <w:t>3.4</w:t>
      </w:r>
      <w:r>
        <w:rPr>
          <w:rFonts w:hint="eastAsia"/>
        </w:rPr>
        <w:t>接受公告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3AAC980E" w14:textId="77777777">
        <w:tc>
          <w:tcPr>
            <w:tcW w:w="1676" w:type="dxa"/>
            <w:shd w:val="clear" w:color="auto" w:fill="D9D9D9"/>
          </w:tcPr>
          <w:p w14:paraId="1F89E863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08A4F08A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接受公告</w:t>
            </w:r>
          </w:p>
        </w:tc>
      </w:tr>
      <w:tr w:rsidR="00460038" w14:paraId="3C84E516" w14:textId="77777777">
        <w:tc>
          <w:tcPr>
            <w:tcW w:w="1676" w:type="dxa"/>
            <w:shd w:val="clear" w:color="auto" w:fill="D9D9D9"/>
          </w:tcPr>
          <w:p w14:paraId="0A52143A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09DE9EF5" w14:textId="77777777" w:rsidR="00460038" w:rsidRDefault="00460038">
            <w:r>
              <w:rPr>
                <w:rFonts w:hint="eastAsia"/>
              </w:rPr>
              <w:t>对于加入的课程，当老师发布通知公告时，会同步到手机上进行推送提醒</w:t>
            </w:r>
          </w:p>
        </w:tc>
      </w:tr>
      <w:tr w:rsidR="00460038" w14:paraId="21DF2A4D" w14:textId="77777777">
        <w:tc>
          <w:tcPr>
            <w:tcW w:w="1676" w:type="dxa"/>
            <w:shd w:val="clear" w:color="auto" w:fill="D9D9D9"/>
          </w:tcPr>
          <w:p w14:paraId="51554CCA" w14:textId="77777777" w:rsidR="00460038" w:rsidRDefault="00460038">
            <w:pPr>
              <w:jc w:val="center"/>
              <w:rPr>
                <w:sz w:val="18"/>
              </w:rPr>
            </w:pPr>
          </w:p>
          <w:p w14:paraId="506FCC61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6C008DC3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查看学生收到的课程通知列表：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}/notices</w:t>
            </w:r>
          </w:p>
          <w:p w14:paraId="6C4B5A96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查看课程通知详情：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/notices/{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notice_id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}/content</w:t>
            </w:r>
          </w:p>
        </w:tc>
      </w:tr>
      <w:tr w:rsidR="00460038" w14:paraId="0DE68E7B" w14:textId="77777777">
        <w:tc>
          <w:tcPr>
            <w:tcW w:w="1676" w:type="dxa"/>
            <w:shd w:val="clear" w:color="auto" w:fill="D9D9D9"/>
          </w:tcPr>
          <w:p w14:paraId="09667E8E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3C11B200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60F4CE69" w14:textId="77777777" w:rsidR="00460038" w:rsidRDefault="00460038">
      <w:pPr>
        <w:pStyle w:val="1"/>
        <w:spacing w:before="175" w:after="175"/>
      </w:pPr>
      <w:bookmarkStart w:id="55" w:name="_Toc183950044"/>
      <w:r>
        <w:rPr>
          <w:rFonts w:hint="eastAsia"/>
        </w:rPr>
        <w:t xml:space="preserve">4. </w:t>
      </w:r>
      <w:r>
        <w:rPr>
          <w:rFonts w:hint="eastAsia"/>
        </w:rPr>
        <w:t>教师子系统的模块设计</w:t>
      </w:r>
      <w:bookmarkEnd w:id="55"/>
    </w:p>
    <w:p w14:paraId="2A9F8829" w14:textId="77777777" w:rsidR="00460038" w:rsidRDefault="00460038">
      <w:pPr>
        <w:pStyle w:val="2"/>
      </w:pPr>
      <w:bookmarkStart w:id="56" w:name="_Toc183950045"/>
      <w:r>
        <w:rPr>
          <w:rFonts w:hint="eastAsia"/>
        </w:rPr>
        <w:t xml:space="preserve">4.1 </w:t>
      </w:r>
      <w:r>
        <w:rPr>
          <w:rFonts w:hint="eastAsia"/>
        </w:rPr>
        <w:t>用户管理</w:t>
      </w:r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607103C3" w14:textId="77777777">
        <w:tc>
          <w:tcPr>
            <w:tcW w:w="1676" w:type="dxa"/>
            <w:shd w:val="clear" w:color="auto" w:fill="D9D9D9"/>
          </w:tcPr>
          <w:p w14:paraId="45374398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7428E89F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用户管理</w:t>
            </w:r>
          </w:p>
        </w:tc>
      </w:tr>
      <w:tr w:rsidR="00460038" w14:paraId="1677D1E5" w14:textId="77777777">
        <w:tc>
          <w:tcPr>
            <w:tcW w:w="1676" w:type="dxa"/>
            <w:shd w:val="clear" w:color="auto" w:fill="D9D9D9"/>
          </w:tcPr>
          <w:p w14:paraId="6AAA2E2C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1DBA4220" w14:textId="77777777" w:rsidR="00460038" w:rsidRDefault="0046003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用户需要邮箱和密码来进行登录</w:t>
            </w:r>
          </w:p>
          <w:p w14:paraId="0D878DEF" w14:textId="77777777" w:rsidR="00460038" w:rsidRDefault="0046003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用户输入邮箱、邮箱验证码、密码来进行注册</w:t>
            </w:r>
          </w:p>
          <w:p w14:paraId="245CC82B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允许教师查看和修改个人资料，包括头像、用户名等</w:t>
            </w:r>
            <w:r>
              <w:rPr>
                <w:rFonts w:hint="eastAsia"/>
                <w:i/>
                <w:iCs/>
              </w:rPr>
              <w:t>。</w:t>
            </w:r>
          </w:p>
        </w:tc>
      </w:tr>
      <w:tr w:rsidR="00460038" w14:paraId="750F35C8" w14:textId="77777777">
        <w:tc>
          <w:tcPr>
            <w:tcW w:w="1676" w:type="dxa"/>
            <w:shd w:val="clear" w:color="auto" w:fill="D9D9D9"/>
          </w:tcPr>
          <w:p w14:paraId="0DBC017B" w14:textId="77777777" w:rsidR="00460038" w:rsidRDefault="00460038">
            <w:pPr>
              <w:jc w:val="center"/>
              <w:rPr>
                <w:sz w:val="18"/>
              </w:rPr>
            </w:pPr>
          </w:p>
          <w:p w14:paraId="00918382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696ED210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登录：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/login</w:t>
            </w:r>
          </w:p>
          <w:p w14:paraId="5B7DA6B9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注册：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/register</w:t>
            </w:r>
          </w:p>
          <w:p w14:paraId="7E71F69F" w14:textId="396A0649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获取邮箱验证码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Arial" w:eastAsia="等线" w:hAnsi="Arial" w:cs="Arial" w:hint="eastAsia"/>
              </w:rPr>
              <w:t>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 xml:space="preserve"> /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email_verify</w:t>
            </w:r>
            <w:proofErr w:type="spellEnd"/>
          </w:p>
        </w:tc>
      </w:tr>
      <w:tr w:rsidR="00460038" w14:paraId="45DADB6B" w14:textId="77777777">
        <w:tc>
          <w:tcPr>
            <w:tcW w:w="1676" w:type="dxa"/>
            <w:shd w:val="clear" w:color="auto" w:fill="D9D9D9"/>
          </w:tcPr>
          <w:p w14:paraId="638F3BF4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044" w:type="dxa"/>
          </w:tcPr>
          <w:p w14:paraId="08FBFB0D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78206C76" w14:textId="77777777" w:rsidR="00460038" w:rsidRDefault="00460038">
      <w:pPr>
        <w:pStyle w:val="2"/>
      </w:pPr>
      <w:bookmarkStart w:id="57" w:name="_Toc183950046"/>
      <w:r>
        <w:rPr>
          <w:rFonts w:hint="eastAsia"/>
        </w:rPr>
        <w:t>4.2</w:t>
      </w:r>
      <w:r>
        <w:rPr>
          <w:rFonts w:hint="eastAsia"/>
        </w:rPr>
        <w:t>课程管理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7"/>
        <w:gridCol w:w="7173"/>
      </w:tblGrid>
      <w:tr w:rsidR="00460038" w14:paraId="61C9B5F6" w14:textId="77777777">
        <w:tc>
          <w:tcPr>
            <w:tcW w:w="1676" w:type="dxa"/>
            <w:shd w:val="clear" w:color="auto" w:fill="D9D9D9"/>
          </w:tcPr>
          <w:p w14:paraId="0EEDEDD8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58CA3E6D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课程管理</w:t>
            </w:r>
          </w:p>
        </w:tc>
      </w:tr>
      <w:tr w:rsidR="00460038" w14:paraId="53E75A0E" w14:textId="77777777">
        <w:tc>
          <w:tcPr>
            <w:tcW w:w="1676" w:type="dxa"/>
            <w:shd w:val="clear" w:color="auto" w:fill="D9D9D9"/>
          </w:tcPr>
          <w:p w14:paraId="12567A75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1AA4970C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查询已加入课程</w:t>
            </w:r>
          </w:p>
          <w:p w14:paraId="37437835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教师选择查询到的课程加入</w:t>
            </w:r>
          </w:p>
          <w:p w14:paraId="326762B8" w14:textId="77777777" w:rsidR="00460038" w:rsidRDefault="0046003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教师可以设置课程名称、课程简介等相关属性，作为创建人创建新课程</w:t>
            </w:r>
          </w:p>
          <w:p w14:paraId="4343020A" w14:textId="77777777" w:rsidR="00460038" w:rsidRDefault="0046003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在课程列表下，教师可以通过平台发布课程公告，公告会直接同步到学生端。</w:t>
            </w:r>
          </w:p>
          <w:p w14:paraId="7CB20143" w14:textId="77777777" w:rsidR="00460038" w:rsidRDefault="00460038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每个课程都有一个讨论区，教师可以在此发帖、回复、浏览</w:t>
            </w:r>
          </w:p>
        </w:tc>
      </w:tr>
      <w:tr w:rsidR="00460038" w14:paraId="23724639" w14:textId="77777777">
        <w:tc>
          <w:tcPr>
            <w:tcW w:w="1676" w:type="dxa"/>
            <w:shd w:val="clear" w:color="auto" w:fill="D9D9D9"/>
          </w:tcPr>
          <w:p w14:paraId="6D76A885" w14:textId="77777777" w:rsidR="00460038" w:rsidRDefault="00460038">
            <w:pPr>
              <w:jc w:val="center"/>
              <w:rPr>
                <w:sz w:val="18"/>
              </w:rPr>
            </w:pPr>
          </w:p>
          <w:p w14:paraId="7C2BE38F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3AC5DEDC" w14:textId="403040E2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创建全新课程：</w:t>
            </w:r>
            <w:r>
              <w:rPr>
                <w:rFonts w:ascii="Arial" w:eastAsia="等线" w:hAnsi="Arial" w:cs="Arial"/>
                <w:b/>
                <w:color w:val="DE7802"/>
              </w:rPr>
              <w:t xml:space="preserve">post 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/courses/teachers</w:t>
            </w:r>
            <w:proofErr w:type="gramStart"/>
            <w:r>
              <w:rPr>
                <w:rFonts w:ascii="Consolas" w:eastAsia="Consolas" w:hAnsi="Consolas" w:cs="Consolas"/>
                <w:shd w:val="clear" w:color="auto" w:fill="EFF0F1"/>
              </w:rPr>
              <w:t>/{</w:t>
            </w:r>
            <w:proofErr w:type="spellStart"/>
            <w:proofErr w:type="gramEnd"/>
            <w:r>
              <w:rPr>
                <w:rFonts w:ascii="Consolas" w:eastAsia="Consolas" w:hAnsi="Consolas" w:cs="Consolas"/>
                <w:shd w:val="clear" w:color="auto" w:fill="EFF0F1"/>
              </w:rPr>
              <w:t>teacher_id</w:t>
            </w:r>
            <w:proofErr w:type="spellEnd"/>
          </w:p>
          <w:p w14:paraId="540365C7" w14:textId="076A494E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教师加入已有课程：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}/teachers/{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teacher_id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2164648D" w14:textId="5EBE660D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帖子加精：</w:t>
            </w:r>
            <w:r>
              <w:rPr>
                <w:rFonts w:ascii="Arial" w:eastAsia="等线" w:hAnsi="Arial" w:cs="Arial"/>
              </w:rPr>
              <w:t xml:space="preserve"> </w:t>
            </w:r>
            <w:r>
              <w:rPr>
                <w:rFonts w:ascii="Arial" w:eastAsia="等线" w:hAnsi="Arial" w:cs="Arial"/>
                <w:b/>
                <w:color w:val="6425D0"/>
              </w:rPr>
              <w:t>patch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}/discussions/{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discussion_id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}/pin</w:t>
            </w:r>
          </w:p>
        </w:tc>
      </w:tr>
      <w:tr w:rsidR="00460038" w14:paraId="3A304F10" w14:textId="77777777">
        <w:tc>
          <w:tcPr>
            <w:tcW w:w="1676" w:type="dxa"/>
            <w:shd w:val="clear" w:color="auto" w:fill="D9D9D9"/>
          </w:tcPr>
          <w:p w14:paraId="71FCB9BE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076EA158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6A55E516" w14:textId="77777777" w:rsidR="00460038" w:rsidRDefault="00460038">
      <w:pPr>
        <w:pStyle w:val="2"/>
      </w:pPr>
      <w:bookmarkStart w:id="58" w:name="_Toc183950047"/>
      <w:r>
        <w:rPr>
          <w:rFonts w:hint="eastAsia"/>
        </w:rPr>
        <w:t>4.3</w:t>
      </w:r>
      <w:r>
        <w:rPr>
          <w:rFonts w:hint="eastAsia"/>
        </w:rPr>
        <w:t>学生管理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0E1DBC2A" w14:textId="77777777">
        <w:tc>
          <w:tcPr>
            <w:tcW w:w="1676" w:type="dxa"/>
            <w:shd w:val="clear" w:color="auto" w:fill="D9D9D9"/>
          </w:tcPr>
          <w:p w14:paraId="7C4279BF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1D457ECA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学生管理</w:t>
            </w:r>
          </w:p>
        </w:tc>
      </w:tr>
      <w:tr w:rsidR="00460038" w14:paraId="19495B07" w14:textId="77777777">
        <w:tc>
          <w:tcPr>
            <w:tcW w:w="1676" w:type="dxa"/>
            <w:shd w:val="clear" w:color="auto" w:fill="D9D9D9"/>
          </w:tcPr>
          <w:p w14:paraId="25C85440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1154EF8C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教师可以查看课程成员列表，包括学生基本信息，添加或移除成员</w:t>
            </w:r>
          </w:p>
          <w:p w14:paraId="02768E9A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教师可以查看学生在课堂中的答题记录和数据情况，从已创建或加入的课堂中选择一个特定课堂进行数据分析。</w:t>
            </w:r>
          </w:p>
        </w:tc>
      </w:tr>
      <w:tr w:rsidR="00460038" w14:paraId="0375CA02" w14:textId="77777777">
        <w:tc>
          <w:tcPr>
            <w:tcW w:w="1676" w:type="dxa"/>
            <w:shd w:val="clear" w:color="auto" w:fill="D9D9D9"/>
          </w:tcPr>
          <w:p w14:paraId="2E35CE0C" w14:textId="77777777" w:rsidR="00460038" w:rsidRDefault="00460038">
            <w:pPr>
              <w:jc w:val="center"/>
              <w:rPr>
                <w:sz w:val="18"/>
              </w:rPr>
            </w:pPr>
          </w:p>
          <w:p w14:paraId="612E7D2C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4F84E084" w14:textId="23B18A41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手动加入学生：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37A6187F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删除学生：</w:t>
            </w:r>
            <w:r>
              <w:rPr>
                <w:rFonts w:ascii="Arial" w:eastAsia="等线" w:hAnsi="Arial" w:cs="Arial"/>
              </w:rPr>
              <w:t xml:space="preserve">            </w:t>
            </w:r>
            <w:r>
              <w:rPr>
                <w:rFonts w:ascii="Arial" w:eastAsia="等线" w:hAnsi="Arial" w:cs="Arial"/>
                <w:b/>
                <w:color w:val="D83931"/>
              </w:rPr>
              <w:t>delete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7A06933B" w14:textId="6D11AE36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单个学生数据统计：</w:t>
            </w:r>
            <w:r>
              <w:rPr>
                <w:rFonts w:ascii="Arial" w:eastAsia="等线" w:hAnsi="Arial" w:cs="Arial"/>
                <w:b/>
                <w:color w:val="2EA121"/>
              </w:rPr>
              <w:t>get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/courses/{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course_id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}/students/{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student_id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}/statistics</w:t>
            </w:r>
          </w:p>
          <w:p w14:paraId="694B2921" w14:textId="77777777" w:rsidR="00460038" w:rsidRDefault="00460038">
            <w:pPr>
              <w:pStyle w:val="a4"/>
              <w:rPr>
                <w:b/>
                <w:bCs/>
              </w:rPr>
            </w:pPr>
          </w:p>
        </w:tc>
      </w:tr>
      <w:tr w:rsidR="00460038" w14:paraId="5C8493DE" w14:textId="77777777">
        <w:tc>
          <w:tcPr>
            <w:tcW w:w="1676" w:type="dxa"/>
            <w:shd w:val="clear" w:color="auto" w:fill="D9D9D9"/>
          </w:tcPr>
          <w:p w14:paraId="58D35B3C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3F5FE297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6529A3C2" w14:textId="77777777" w:rsidR="00460038" w:rsidRDefault="00460038">
      <w:pPr>
        <w:pStyle w:val="2"/>
      </w:pPr>
      <w:bookmarkStart w:id="59" w:name="_Toc183950048"/>
      <w:r>
        <w:rPr>
          <w:rFonts w:hint="eastAsia"/>
        </w:rPr>
        <w:lastRenderedPageBreak/>
        <w:t>4.4</w:t>
      </w:r>
      <w:r>
        <w:rPr>
          <w:rFonts w:hint="eastAsia"/>
        </w:rPr>
        <w:t>课堂管理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5"/>
        <w:gridCol w:w="7435"/>
      </w:tblGrid>
      <w:tr w:rsidR="00460038" w14:paraId="56BC10F5" w14:textId="77777777">
        <w:tc>
          <w:tcPr>
            <w:tcW w:w="1676" w:type="dxa"/>
            <w:shd w:val="clear" w:color="auto" w:fill="D9D9D9"/>
          </w:tcPr>
          <w:p w14:paraId="097C29D7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7B5DC0D8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课堂管理</w:t>
            </w:r>
          </w:p>
        </w:tc>
      </w:tr>
      <w:tr w:rsidR="00460038" w14:paraId="00A46AC8" w14:textId="77777777">
        <w:tc>
          <w:tcPr>
            <w:tcW w:w="1676" w:type="dxa"/>
            <w:shd w:val="clear" w:color="auto" w:fill="D9D9D9"/>
          </w:tcPr>
          <w:p w14:paraId="07E375D4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3C2BEBEE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教师开启课堂签到功能，生成签到二维码，供学生扫码签到，并查看签到情况。</w:t>
            </w:r>
          </w:p>
          <w:p w14:paraId="7C06DFDA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准备课堂时，可以从已有题库中选择题目进行发布。</w:t>
            </w:r>
          </w:p>
          <w:p w14:paraId="2EC69898" w14:textId="77777777" w:rsidR="00460038" w:rsidRDefault="0046003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教师实时发布选择题或其他形式的问题，供学生作答。问题可以设置一次或二次作答模式。</w:t>
            </w:r>
          </w:p>
          <w:p w14:paraId="13D8D65D" w14:textId="77777777" w:rsidR="00460038" w:rsidRDefault="0046003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教师查看学生的实时作答情况，包括正确率，各选项比例等，并根据答题情况调整教学内容。</w:t>
            </w:r>
          </w:p>
        </w:tc>
      </w:tr>
      <w:tr w:rsidR="00460038" w14:paraId="4FFB7492" w14:textId="77777777">
        <w:tc>
          <w:tcPr>
            <w:tcW w:w="1676" w:type="dxa"/>
            <w:shd w:val="clear" w:color="auto" w:fill="D9D9D9"/>
          </w:tcPr>
          <w:p w14:paraId="3EA12896" w14:textId="77777777" w:rsidR="00460038" w:rsidRDefault="00460038">
            <w:pPr>
              <w:jc w:val="center"/>
              <w:rPr>
                <w:sz w:val="18"/>
              </w:rPr>
            </w:pPr>
          </w:p>
          <w:p w14:paraId="479EE998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36744F20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发布题目：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}/tests/{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test_id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}/questions/{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question_id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270C4F79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课堂签到：</w:t>
            </w:r>
            <w:r>
              <w:rPr>
                <w:rFonts w:ascii="Arial" w:eastAsia="等线" w:hAnsi="Arial" w:cs="Arial"/>
                <w:b/>
                <w:color w:val="DE7802"/>
              </w:rPr>
              <w:t>post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/teachers/{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teacher_id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</w:t>
            </w:r>
          </w:p>
          <w:p w14:paraId="1E51AE6C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统计考勤信息：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}/attendance</w:t>
            </w:r>
          </w:p>
          <w:p w14:paraId="3E9D3A6E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4</w:t>
            </w:r>
            <w:r>
              <w:rPr>
                <w:rFonts w:ascii="Arial" w:eastAsia="等线" w:hAnsi="Arial" w:cs="Arial" w:hint="eastAsia"/>
              </w:rPr>
              <w:t>答题统计：</w:t>
            </w:r>
            <w:r>
              <w:rPr>
                <w:rFonts w:ascii="Arial" w:eastAsia="等线" w:hAnsi="Arial" w:cs="Arial"/>
                <w:b/>
                <w:color w:val="DE7802"/>
              </w:rPr>
              <w:t>get</w:t>
            </w:r>
            <w:r>
              <w:rPr>
                <w:rFonts w:ascii="Arial" w:eastAsia="等线" w:hAnsi="Arial" w:cs="Arial" w:hint="eastAsia"/>
                <w:b/>
              </w:rPr>
              <w:t>，</w:t>
            </w:r>
            <w:r>
              <w:rPr>
                <w:rFonts w:ascii="Consolas" w:eastAsia="Consolas" w:hAnsi="Consolas" w:cs="Consolas"/>
                <w:shd w:val="clear" w:color="auto" w:fill="EFF0F1"/>
              </w:rPr>
              <w:t>/classes/{</w:t>
            </w:r>
            <w:proofErr w:type="spellStart"/>
            <w:r>
              <w:rPr>
                <w:rFonts w:ascii="Consolas" w:eastAsia="Consolas" w:hAnsi="Consolas" w:cs="Consolas"/>
                <w:shd w:val="clear" w:color="auto" w:fill="EFF0F1"/>
              </w:rPr>
              <w:t>class_id</w:t>
            </w:r>
            <w:proofErr w:type="spellEnd"/>
            <w:r>
              <w:rPr>
                <w:rFonts w:ascii="Consolas" w:eastAsia="Consolas" w:hAnsi="Consolas" w:cs="Consolas"/>
                <w:shd w:val="clear" w:color="auto" w:fill="EFF0F1"/>
              </w:rPr>
              <w:t>}/answers</w:t>
            </w:r>
          </w:p>
          <w:p w14:paraId="30D75598" w14:textId="77777777" w:rsidR="00460038" w:rsidRDefault="00460038">
            <w:pPr>
              <w:rPr>
                <w:b/>
                <w:bCs/>
                <w:sz w:val="18"/>
              </w:rPr>
            </w:pPr>
          </w:p>
        </w:tc>
      </w:tr>
      <w:tr w:rsidR="00460038" w14:paraId="78671978" w14:textId="77777777">
        <w:tc>
          <w:tcPr>
            <w:tcW w:w="1676" w:type="dxa"/>
            <w:shd w:val="clear" w:color="auto" w:fill="D9D9D9"/>
          </w:tcPr>
          <w:p w14:paraId="7CB3E265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1C014956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2648F766" w14:textId="77777777" w:rsidR="00460038" w:rsidRDefault="00460038">
      <w:pPr>
        <w:pStyle w:val="2"/>
      </w:pPr>
      <w:bookmarkStart w:id="60" w:name="_Toc183950049"/>
      <w:r>
        <w:rPr>
          <w:rFonts w:hint="eastAsia"/>
        </w:rPr>
        <w:t>4.5</w:t>
      </w:r>
      <w:r>
        <w:rPr>
          <w:rFonts w:hint="eastAsia"/>
        </w:rPr>
        <w:t>题库管理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34CFBAD9" w14:textId="77777777">
        <w:tc>
          <w:tcPr>
            <w:tcW w:w="1676" w:type="dxa"/>
            <w:shd w:val="clear" w:color="auto" w:fill="D9D9D9"/>
          </w:tcPr>
          <w:p w14:paraId="5847BF9F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538F201C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题库管理</w:t>
            </w:r>
          </w:p>
        </w:tc>
      </w:tr>
      <w:tr w:rsidR="00460038" w14:paraId="70122741" w14:textId="77777777">
        <w:tc>
          <w:tcPr>
            <w:tcW w:w="1676" w:type="dxa"/>
            <w:shd w:val="clear" w:color="auto" w:fill="D9D9D9"/>
          </w:tcPr>
          <w:p w14:paraId="203FE728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4E93B894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在题库中添加题目，包括题干、选项、正确答案及其他必要的题目信息。</w:t>
            </w:r>
          </w:p>
          <w:p w14:paraId="141CF7CF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在题库中选择题目并将其删除</w:t>
            </w:r>
          </w:p>
          <w:p w14:paraId="365B8536" w14:textId="77777777" w:rsidR="00460038" w:rsidRDefault="0046003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在题库中选择题目后可查看题目的详细信息，同时可直接修改其内容并保存。</w:t>
            </w:r>
          </w:p>
        </w:tc>
      </w:tr>
      <w:tr w:rsidR="00460038" w14:paraId="0858FBC4" w14:textId="77777777">
        <w:tc>
          <w:tcPr>
            <w:tcW w:w="1676" w:type="dxa"/>
            <w:shd w:val="clear" w:color="auto" w:fill="D9D9D9"/>
          </w:tcPr>
          <w:p w14:paraId="0378E320" w14:textId="77777777" w:rsidR="00460038" w:rsidRDefault="00460038">
            <w:pPr>
              <w:jc w:val="center"/>
              <w:rPr>
                <w:sz w:val="18"/>
              </w:rPr>
            </w:pPr>
          </w:p>
          <w:p w14:paraId="4FADF580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5FB01626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查询教师可见题库</w:t>
            </w:r>
            <w:r>
              <w:rPr>
                <w:rFonts w:ascii="Arial" w:eastAsia="等线" w:hAnsi="Arial" w:cs="Arial"/>
                <w:color w:val="2EA121"/>
              </w:rPr>
              <w:t>GET</w:t>
            </w:r>
            <w:r>
              <w:rPr>
                <w:rFonts w:ascii="Arial" w:eastAsia="等线" w:hAnsi="Arial" w:cs="Arial"/>
              </w:rPr>
              <w:t xml:space="preserve"> /banks/</w:t>
            </w:r>
            <w:proofErr w:type="spellStart"/>
            <w:r>
              <w:rPr>
                <w:rFonts w:ascii="Arial" w:eastAsia="等线" w:hAnsi="Arial" w:cs="Arial"/>
              </w:rPr>
              <w:t>banks_query</w:t>
            </w:r>
            <w:proofErr w:type="spellEnd"/>
          </w:p>
          <w:p w14:paraId="014EAA2B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查询题库所含题目</w:t>
            </w:r>
            <w:r>
              <w:rPr>
                <w:rFonts w:ascii="Arial" w:eastAsia="等线" w:hAnsi="Arial" w:cs="Arial"/>
                <w:color w:val="2EA121"/>
              </w:rPr>
              <w:t>GET</w:t>
            </w:r>
            <w:r>
              <w:rPr>
                <w:rFonts w:ascii="Arial" w:eastAsia="等线" w:hAnsi="Arial" w:cs="Arial"/>
              </w:rPr>
              <w:t xml:space="preserve"> /banks/{</w:t>
            </w:r>
            <w:proofErr w:type="spellStart"/>
            <w:r>
              <w:rPr>
                <w:rFonts w:ascii="Arial" w:eastAsia="等线" w:hAnsi="Arial" w:cs="Arial"/>
              </w:rPr>
              <w:t>bank_id</w:t>
            </w:r>
            <w:proofErr w:type="spellEnd"/>
            <w:r>
              <w:rPr>
                <w:rFonts w:ascii="Arial" w:eastAsia="等线" w:hAnsi="Arial" w:cs="Arial"/>
              </w:rPr>
              <w:t>}/</w:t>
            </w:r>
            <w:proofErr w:type="spellStart"/>
            <w:r>
              <w:rPr>
                <w:rFonts w:ascii="Arial" w:eastAsia="等线" w:hAnsi="Arial" w:cs="Arial"/>
              </w:rPr>
              <w:t>questions_query</w:t>
            </w:r>
            <w:proofErr w:type="spellEnd"/>
          </w:p>
          <w:p w14:paraId="41E2D87C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创建题目</w:t>
            </w:r>
            <w:r>
              <w:rPr>
                <w:rFonts w:ascii="Arial" w:eastAsia="等线" w:hAnsi="Arial" w:cs="Arial"/>
                <w:color w:val="DE7802"/>
              </w:rPr>
              <w:t>POST</w:t>
            </w:r>
            <w:r>
              <w:rPr>
                <w:rFonts w:ascii="Arial" w:eastAsia="等线" w:hAnsi="Arial" w:cs="Arial"/>
              </w:rPr>
              <w:t xml:space="preserve"> /banks/{</w:t>
            </w:r>
            <w:proofErr w:type="spellStart"/>
            <w:r>
              <w:rPr>
                <w:rFonts w:ascii="Arial" w:eastAsia="等线" w:hAnsi="Arial" w:cs="Arial"/>
              </w:rPr>
              <w:t>bank_id</w:t>
            </w:r>
            <w:proofErr w:type="spellEnd"/>
            <w:r>
              <w:rPr>
                <w:rFonts w:ascii="Arial" w:eastAsia="等线" w:hAnsi="Arial" w:cs="Arial"/>
              </w:rPr>
              <w:t>}/</w:t>
            </w:r>
            <w:proofErr w:type="spellStart"/>
            <w:r>
              <w:rPr>
                <w:rFonts w:ascii="Arial" w:eastAsia="等线" w:hAnsi="Arial" w:cs="Arial"/>
              </w:rPr>
              <w:t>create_problem</w:t>
            </w:r>
            <w:proofErr w:type="spellEnd"/>
          </w:p>
          <w:p w14:paraId="3697F4F9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4</w:t>
            </w:r>
            <w:r>
              <w:rPr>
                <w:rFonts w:ascii="Arial" w:eastAsia="等线" w:hAnsi="Arial" w:cs="Arial" w:hint="eastAsia"/>
              </w:rPr>
              <w:t>修改题目</w:t>
            </w:r>
            <w:r>
              <w:rPr>
                <w:rFonts w:ascii="Arial" w:eastAsia="等线" w:hAnsi="Arial" w:cs="Arial"/>
                <w:color w:val="DE7802"/>
              </w:rPr>
              <w:t>POST</w:t>
            </w:r>
            <w:r>
              <w:rPr>
                <w:rFonts w:ascii="Arial" w:eastAsia="等线" w:hAnsi="Arial" w:cs="Arial"/>
              </w:rPr>
              <w:t xml:space="preserve"> /banks/{</w:t>
            </w:r>
            <w:proofErr w:type="spellStart"/>
            <w:r>
              <w:rPr>
                <w:rFonts w:ascii="Arial" w:eastAsia="等线" w:hAnsi="Arial" w:cs="Arial"/>
              </w:rPr>
              <w:t>bank_id</w:t>
            </w:r>
            <w:proofErr w:type="spellEnd"/>
            <w:r>
              <w:rPr>
                <w:rFonts w:ascii="Arial" w:eastAsia="等线" w:hAnsi="Arial" w:cs="Arial"/>
              </w:rPr>
              <w:t>}/</w:t>
            </w:r>
            <w:proofErr w:type="spellStart"/>
            <w:r>
              <w:rPr>
                <w:rFonts w:ascii="Arial" w:eastAsia="等线" w:hAnsi="Arial" w:cs="Arial"/>
              </w:rPr>
              <w:t>update_question</w:t>
            </w:r>
            <w:proofErr w:type="spellEnd"/>
          </w:p>
          <w:p w14:paraId="7E9DD749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5</w:t>
            </w:r>
            <w:r>
              <w:rPr>
                <w:rFonts w:ascii="Arial" w:eastAsia="等线" w:hAnsi="Arial" w:cs="Arial" w:hint="eastAsia"/>
              </w:rPr>
              <w:t>删除题目</w:t>
            </w:r>
            <w:r>
              <w:rPr>
                <w:rFonts w:ascii="Arial" w:eastAsia="等线" w:hAnsi="Arial" w:cs="Arial"/>
                <w:color w:val="DE7802"/>
              </w:rPr>
              <w:t>POST</w:t>
            </w:r>
            <w:r>
              <w:rPr>
                <w:rFonts w:ascii="Arial" w:eastAsia="等线" w:hAnsi="Arial" w:cs="Arial"/>
              </w:rPr>
              <w:t xml:space="preserve"> /banks/{</w:t>
            </w:r>
            <w:proofErr w:type="spellStart"/>
            <w:r>
              <w:rPr>
                <w:rFonts w:ascii="Arial" w:eastAsia="等线" w:hAnsi="Arial" w:cs="Arial"/>
              </w:rPr>
              <w:t>bank_id</w:t>
            </w:r>
            <w:proofErr w:type="spellEnd"/>
            <w:r>
              <w:rPr>
                <w:rFonts w:ascii="Arial" w:eastAsia="等线" w:hAnsi="Arial" w:cs="Arial"/>
              </w:rPr>
              <w:t>}/</w:t>
            </w:r>
            <w:proofErr w:type="spellStart"/>
            <w:r>
              <w:rPr>
                <w:rFonts w:ascii="Arial" w:eastAsia="等线" w:hAnsi="Arial" w:cs="Arial"/>
              </w:rPr>
              <w:t>delete_problem</w:t>
            </w:r>
            <w:proofErr w:type="spellEnd"/>
          </w:p>
        </w:tc>
      </w:tr>
      <w:tr w:rsidR="00460038" w14:paraId="049C16CF" w14:textId="77777777">
        <w:tc>
          <w:tcPr>
            <w:tcW w:w="1676" w:type="dxa"/>
            <w:shd w:val="clear" w:color="auto" w:fill="D9D9D9"/>
          </w:tcPr>
          <w:p w14:paraId="58BF4593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3CDCFB29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7323BE8A" w14:textId="77777777" w:rsidR="00460038" w:rsidRDefault="00460038"/>
    <w:p w14:paraId="3D51AEF1" w14:textId="77777777" w:rsidR="00460038" w:rsidRDefault="00460038">
      <w:pPr>
        <w:pStyle w:val="1"/>
        <w:spacing w:before="175" w:after="175"/>
      </w:pPr>
      <w:bookmarkStart w:id="61" w:name="_Toc183950050"/>
      <w:r>
        <w:rPr>
          <w:rFonts w:hint="eastAsia"/>
        </w:rPr>
        <w:t xml:space="preserve">5. </w:t>
      </w:r>
      <w:r>
        <w:rPr>
          <w:rFonts w:hint="eastAsia"/>
        </w:rPr>
        <w:t>管理员子系统的模块设计</w:t>
      </w:r>
      <w:bookmarkEnd w:id="61"/>
    </w:p>
    <w:p w14:paraId="01B1224E" w14:textId="77777777" w:rsidR="00460038" w:rsidRDefault="00460038">
      <w:pPr>
        <w:pStyle w:val="2"/>
      </w:pPr>
      <w:bookmarkStart w:id="62" w:name="_Toc183950051"/>
      <w:r>
        <w:rPr>
          <w:rFonts w:hint="eastAsia"/>
        </w:rPr>
        <w:t>5.1</w:t>
      </w:r>
      <w:r>
        <w:rPr>
          <w:rFonts w:hint="eastAsia"/>
        </w:rPr>
        <w:t>用户管理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7B66F789" w14:textId="77777777">
        <w:tc>
          <w:tcPr>
            <w:tcW w:w="1676" w:type="dxa"/>
            <w:shd w:val="clear" w:color="auto" w:fill="D9D9D9"/>
          </w:tcPr>
          <w:p w14:paraId="037DBA25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095ACC94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用户管理</w:t>
            </w:r>
          </w:p>
        </w:tc>
      </w:tr>
      <w:tr w:rsidR="00460038" w14:paraId="09882C7B" w14:textId="77777777">
        <w:tc>
          <w:tcPr>
            <w:tcW w:w="1676" w:type="dxa"/>
            <w:shd w:val="clear" w:color="auto" w:fill="D9D9D9"/>
          </w:tcPr>
          <w:p w14:paraId="3833330B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1F39EBB7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查看所有用户的信息，包括学生和教师。</w:t>
            </w:r>
          </w:p>
          <w:p w14:paraId="0C14803C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查看、封禁用户</w:t>
            </w:r>
          </w:p>
        </w:tc>
      </w:tr>
      <w:tr w:rsidR="00460038" w14:paraId="5364F50F" w14:textId="77777777">
        <w:tc>
          <w:tcPr>
            <w:tcW w:w="1676" w:type="dxa"/>
            <w:shd w:val="clear" w:color="auto" w:fill="D9D9D9"/>
          </w:tcPr>
          <w:p w14:paraId="481F2461" w14:textId="77777777" w:rsidR="00460038" w:rsidRDefault="00460038">
            <w:pPr>
              <w:jc w:val="center"/>
              <w:rPr>
                <w:sz w:val="18"/>
              </w:rPr>
            </w:pPr>
          </w:p>
          <w:p w14:paraId="6DC371D4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7DF2D4FD" w14:textId="77777777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查看学生列表：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GET</w:t>
            </w:r>
            <w:r>
              <w:rPr>
                <w:rFonts w:ascii="Arial" w:eastAsia="等线" w:hAnsi="Arial" w:cs="Arial"/>
                <w:b/>
              </w:rPr>
              <w:t>/admin/students</w:t>
            </w:r>
          </w:p>
          <w:p w14:paraId="67E1DB3A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获取学生详细信息：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GET</w:t>
            </w:r>
            <w:r>
              <w:rPr>
                <w:rFonts w:ascii="Arial" w:eastAsia="等线" w:hAnsi="Arial" w:cs="Arial"/>
                <w:b/>
              </w:rPr>
              <w:t>/admin/students/{</w:t>
            </w:r>
            <w:proofErr w:type="spellStart"/>
            <w:r>
              <w:rPr>
                <w:rFonts w:ascii="Arial" w:eastAsia="等线" w:hAnsi="Arial" w:cs="Arial"/>
                <w:b/>
              </w:rPr>
              <w:t>student_id</w:t>
            </w:r>
            <w:proofErr w:type="spellEnd"/>
            <w:r>
              <w:rPr>
                <w:rFonts w:ascii="Arial" w:eastAsia="等线" w:hAnsi="Arial" w:cs="Arial"/>
                <w:b/>
              </w:rPr>
              <w:t>}/details</w:t>
            </w:r>
          </w:p>
          <w:p w14:paraId="5EA440DF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封禁、解封学生：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PUT</w:t>
            </w:r>
            <w:r>
              <w:rPr>
                <w:rFonts w:ascii="Arial" w:eastAsia="等线" w:hAnsi="Arial" w:cs="Arial"/>
                <w:b/>
              </w:rPr>
              <w:t>/admin/students/{</w:t>
            </w:r>
            <w:proofErr w:type="spellStart"/>
            <w:r>
              <w:rPr>
                <w:rFonts w:ascii="Arial" w:eastAsia="等线" w:hAnsi="Arial" w:cs="Arial"/>
                <w:b/>
              </w:rPr>
              <w:t>student_id</w:t>
            </w:r>
            <w:proofErr w:type="spellEnd"/>
            <w:r>
              <w:rPr>
                <w:rFonts w:ascii="Arial" w:eastAsia="等线" w:hAnsi="Arial" w:cs="Arial"/>
                <w:b/>
              </w:rPr>
              <w:t>}/status</w:t>
            </w:r>
          </w:p>
          <w:p w14:paraId="5E598E11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4</w:t>
            </w:r>
            <w:r>
              <w:rPr>
                <w:rFonts w:ascii="Arial" w:eastAsia="等线" w:hAnsi="Arial" w:cs="Arial" w:hint="eastAsia"/>
              </w:rPr>
              <w:t>查看教师列表</w:t>
            </w:r>
            <w:r>
              <w:rPr>
                <w:rFonts w:ascii="Arial" w:eastAsia="等线" w:hAnsi="Arial" w:cs="Arial" w:hint="eastAsia"/>
                <w:b/>
              </w:rPr>
              <w:t>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GET</w:t>
            </w:r>
            <w:r>
              <w:rPr>
                <w:rFonts w:ascii="Arial" w:eastAsia="等线" w:hAnsi="Arial" w:cs="Arial"/>
                <w:b/>
              </w:rPr>
              <w:t>/admin/teachers</w:t>
            </w:r>
          </w:p>
          <w:p w14:paraId="2CAC00F6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5</w:t>
            </w:r>
            <w:r>
              <w:rPr>
                <w:rFonts w:ascii="Arial" w:eastAsia="等线" w:hAnsi="Arial" w:cs="Arial" w:hint="eastAsia"/>
              </w:rPr>
              <w:t>获取教师详细信息：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GET</w:t>
            </w:r>
            <w:r>
              <w:rPr>
                <w:rFonts w:ascii="Arial" w:eastAsia="等线" w:hAnsi="Arial" w:cs="Arial"/>
                <w:b/>
              </w:rPr>
              <w:t>/admin/teachers/{</w:t>
            </w:r>
            <w:proofErr w:type="spellStart"/>
            <w:r>
              <w:rPr>
                <w:rFonts w:ascii="Arial" w:eastAsia="等线" w:hAnsi="Arial" w:cs="Arial"/>
                <w:b/>
              </w:rPr>
              <w:t>teacher_id</w:t>
            </w:r>
            <w:proofErr w:type="spellEnd"/>
            <w:r>
              <w:rPr>
                <w:rFonts w:ascii="Arial" w:eastAsia="等线" w:hAnsi="Arial" w:cs="Arial"/>
                <w:b/>
              </w:rPr>
              <w:t>}/details</w:t>
            </w:r>
          </w:p>
          <w:p w14:paraId="5DADAE97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6</w:t>
            </w:r>
            <w:r>
              <w:rPr>
                <w:rFonts w:ascii="Arial" w:eastAsia="等线" w:hAnsi="Arial" w:cs="Arial" w:hint="eastAsia"/>
              </w:rPr>
              <w:t>封禁、解封教师：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PUT</w:t>
            </w:r>
            <w:r>
              <w:rPr>
                <w:rFonts w:ascii="Arial" w:eastAsia="等线" w:hAnsi="Arial" w:cs="Arial"/>
                <w:b/>
              </w:rPr>
              <w:t>/admin/teachers/{</w:t>
            </w:r>
            <w:proofErr w:type="spellStart"/>
            <w:r>
              <w:rPr>
                <w:rFonts w:ascii="Arial" w:eastAsia="等线" w:hAnsi="Arial" w:cs="Arial"/>
                <w:b/>
              </w:rPr>
              <w:t>teacher_id</w:t>
            </w:r>
            <w:proofErr w:type="spellEnd"/>
            <w:r>
              <w:rPr>
                <w:rFonts w:ascii="Arial" w:eastAsia="等线" w:hAnsi="Arial" w:cs="Arial"/>
                <w:b/>
              </w:rPr>
              <w:t>}/status</w:t>
            </w:r>
          </w:p>
          <w:p w14:paraId="6B0FACCC" w14:textId="77777777" w:rsidR="00460038" w:rsidRDefault="00460038">
            <w:pPr>
              <w:pStyle w:val="a4"/>
              <w:rPr>
                <w:b/>
                <w:bCs/>
              </w:rPr>
            </w:pPr>
          </w:p>
        </w:tc>
      </w:tr>
      <w:tr w:rsidR="00460038" w14:paraId="7B5C429C" w14:textId="77777777">
        <w:tc>
          <w:tcPr>
            <w:tcW w:w="1676" w:type="dxa"/>
            <w:shd w:val="clear" w:color="auto" w:fill="D9D9D9"/>
          </w:tcPr>
          <w:p w14:paraId="631A3077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7EC23445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1D744B24" w14:textId="77777777" w:rsidR="00460038" w:rsidRDefault="00460038"/>
    <w:p w14:paraId="11737049" w14:textId="77777777" w:rsidR="00460038" w:rsidRDefault="00460038">
      <w:pPr>
        <w:pStyle w:val="2"/>
      </w:pPr>
      <w:bookmarkStart w:id="63" w:name="_Toc183950052"/>
      <w:r>
        <w:rPr>
          <w:rFonts w:hint="eastAsia"/>
        </w:rPr>
        <w:t>5.2</w:t>
      </w:r>
      <w:r>
        <w:rPr>
          <w:rFonts w:hint="eastAsia"/>
        </w:rPr>
        <w:t>课程管理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7044"/>
      </w:tblGrid>
      <w:tr w:rsidR="00460038" w14:paraId="5C3E4449" w14:textId="77777777">
        <w:tc>
          <w:tcPr>
            <w:tcW w:w="1676" w:type="dxa"/>
            <w:shd w:val="clear" w:color="auto" w:fill="D9D9D9"/>
          </w:tcPr>
          <w:p w14:paraId="14A74995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044" w:type="dxa"/>
          </w:tcPr>
          <w:p w14:paraId="70BEA148" w14:textId="77777777" w:rsidR="00460038" w:rsidRDefault="00460038">
            <w:pPr>
              <w:rPr>
                <w:i/>
                <w:iCs/>
              </w:rPr>
            </w:pPr>
            <w:r>
              <w:rPr>
                <w:rFonts w:hint="eastAsia"/>
              </w:rPr>
              <w:t>课程管理</w:t>
            </w:r>
          </w:p>
        </w:tc>
      </w:tr>
      <w:tr w:rsidR="00460038" w14:paraId="2E38B716" w14:textId="77777777">
        <w:tc>
          <w:tcPr>
            <w:tcW w:w="1676" w:type="dxa"/>
            <w:shd w:val="clear" w:color="auto" w:fill="D9D9D9"/>
          </w:tcPr>
          <w:p w14:paraId="5BCE8B8B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1DCC4A56" w14:textId="77777777" w:rsidR="00460038" w:rsidRDefault="0046003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查看所有课程的信息。</w:t>
            </w:r>
          </w:p>
          <w:p w14:paraId="414C7BDD" w14:textId="77777777" w:rsidR="00460038" w:rsidRDefault="004600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查看、封禁课程</w:t>
            </w:r>
          </w:p>
        </w:tc>
      </w:tr>
      <w:tr w:rsidR="00460038" w14:paraId="4433A3A7" w14:textId="77777777">
        <w:tc>
          <w:tcPr>
            <w:tcW w:w="1676" w:type="dxa"/>
            <w:shd w:val="clear" w:color="auto" w:fill="D9D9D9"/>
          </w:tcPr>
          <w:p w14:paraId="50D48CC0" w14:textId="77777777" w:rsidR="00460038" w:rsidRDefault="00460038">
            <w:pPr>
              <w:jc w:val="center"/>
              <w:rPr>
                <w:sz w:val="18"/>
              </w:rPr>
            </w:pPr>
          </w:p>
          <w:p w14:paraId="05287FB7" w14:textId="77777777" w:rsidR="00460038" w:rsidRDefault="0046003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044" w:type="dxa"/>
          </w:tcPr>
          <w:p w14:paraId="7DB83A69" w14:textId="3B5AC12C" w:rsidR="00460038" w:rsidRDefault="00460038">
            <w:pPr>
              <w:spacing w:before="120" w:after="120" w:line="288" w:lineRule="auto"/>
              <w:jc w:val="left"/>
              <w:rPr>
                <w:sz w:val="22"/>
              </w:rPr>
            </w:pPr>
            <w:r>
              <w:rPr>
                <w:rFonts w:ascii="Arial" w:eastAsia="等线" w:hAnsi="Arial" w:cs="Arial" w:hint="eastAsia"/>
              </w:rPr>
              <w:t>1</w:t>
            </w:r>
            <w:r>
              <w:rPr>
                <w:rFonts w:ascii="Arial" w:eastAsia="等线" w:hAnsi="Arial" w:cs="Arial" w:hint="eastAsia"/>
              </w:rPr>
              <w:t>查看课程列表：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GET</w:t>
            </w:r>
            <w:r>
              <w:rPr>
                <w:rFonts w:ascii="Arial" w:eastAsia="等线" w:hAnsi="Arial" w:cs="Arial"/>
                <w:b/>
              </w:rPr>
              <w:t>/admin/courses</w:t>
            </w:r>
          </w:p>
          <w:p w14:paraId="1FA5D16C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2</w:t>
            </w:r>
            <w:r>
              <w:rPr>
                <w:rFonts w:ascii="Arial" w:eastAsia="等线" w:hAnsi="Arial" w:cs="Arial" w:hint="eastAsia"/>
              </w:rPr>
              <w:t>获取课程详细信息：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GET</w:t>
            </w:r>
            <w:r>
              <w:rPr>
                <w:rFonts w:ascii="Arial" w:eastAsia="等线" w:hAnsi="Arial" w:cs="Arial"/>
                <w:b/>
              </w:rPr>
              <w:t>/admin/courses/{</w:t>
            </w:r>
            <w:proofErr w:type="spellStart"/>
            <w:r>
              <w:rPr>
                <w:rFonts w:ascii="Arial" w:eastAsia="等线" w:hAnsi="Arial" w:cs="Arial"/>
                <w:b/>
              </w:rPr>
              <w:t>course_id</w:t>
            </w:r>
            <w:proofErr w:type="spellEnd"/>
            <w:r>
              <w:rPr>
                <w:rFonts w:ascii="Arial" w:eastAsia="等线" w:hAnsi="Arial" w:cs="Arial"/>
                <w:b/>
              </w:rPr>
              <w:t>}/details</w:t>
            </w:r>
          </w:p>
          <w:p w14:paraId="375FD8B4" w14:textId="77777777" w:rsidR="00460038" w:rsidRDefault="00460038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</w:rPr>
              <w:t>3</w:t>
            </w:r>
            <w:r>
              <w:rPr>
                <w:rFonts w:ascii="Arial" w:eastAsia="等线" w:hAnsi="Arial" w:cs="Arial" w:hint="eastAsia"/>
              </w:rPr>
              <w:t>封禁、解封课程：</w:t>
            </w:r>
            <w:r>
              <w:rPr>
                <w:rFonts w:ascii="Consolas" w:eastAsia="Consolas" w:hAnsi="Consolas" w:cs="Consolas"/>
                <w:b/>
                <w:shd w:val="clear" w:color="auto" w:fill="EFF0F1"/>
              </w:rPr>
              <w:t>PUT</w:t>
            </w:r>
            <w:r>
              <w:rPr>
                <w:rFonts w:ascii="Arial" w:eastAsia="等线" w:hAnsi="Arial" w:cs="Arial"/>
                <w:b/>
              </w:rPr>
              <w:t>/admin/courses/{</w:t>
            </w:r>
            <w:proofErr w:type="spellStart"/>
            <w:r>
              <w:rPr>
                <w:rFonts w:ascii="Arial" w:eastAsia="等线" w:hAnsi="Arial" w:cs="Arial"/>
                <w:b/>
              </w:rPr>
              <w:t>course_id</w:t>
            </w:r>
            <w:proofErr w:type="spellEnd"/>
            <w:r>
              <w:rPr>
                <w:rFonts w:ascii="Arial" w:eastAsia="等线" w:hAnsi="Arial" w:cs="Arial"/>
                <w:b/>
              </w:rPr>
              <w:t>}/status</w:t>
            </w:r>
          </w:p>
          <w:p w14:paraId="73093B44" w14:textId="77777777" w:rsidR="00460038" w:rsidRDefault="00460038">
            <w:pPr>
              <w:rPr>
                <w:b/>
                <w:bCs/>
                <w:sz w:val="18"/>
              </w:rPr>
            </w:pPr>
          </w:p>
        </w:tc>
      </w:tr>
      <w:tr w:rsidR="00460038" w14:paraId="3F82AF29" w14:textId="77777777">
        <w:tc>
          <w:tcPr>
            <w:tcW w:w="1676" w:type="dxa"/>
            <w:shd w:val="clear" w:color="auto" w:fill="D9D9D9"/>
          </w:tcPr>
          <w:p w14:paraId="0C1A1291" w14:textId="77777777" w:rsidR="00460038" w:rsidRDefault="00460038">
            <w:pPr>
              <w:pStyle w:val="a8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044" w:type="dxa"/>
          </w:tcPr>
          <w:p w14:paraId="5F46F06F" w14:textId="77777777" w:rsidR="00460038" w:rsidRDefault="00460038">
            <w:pPr>
              <w:rPr>
                <w:i/>
                <w:iCs/>
              </w:rPr>
            </w:pPr>
          </w:p>
        </w:tc>
      </w:tr>
    </w:tbl>
    <w:p w14:paraId="138693C2" w14:textId="77777777" w:rsidR="00460038" w:rsidRDefault="00460038"/>
    <w:p w14:paraId="2CDF477A" w14:textId="77777777" w:rsidR="00460038" w:rsidRDefault="00460038">
      <w:pPr>
        <w:pStyle w:val="1"/>
        <w:numPr>
          <w:ins w:id="64" w:author="lixu" w:date="2002-05-24T13:28:00Z"/>
        </w:numPr>
        <w:spacing w:before="175" w:after="175"/>
      </w:pPr>
      <w:bookmarkStart w:id="65" w:name="_Toc183950053"/>
      <w:r>
        <w:rPr>
          <w:rFonts w:hint="eastAsia"/>
        </w:rPr>
        <w:lastRenderedPageBreak/>
        <w:t>6.</w:t>
      </w:r>
      <w:r>
        <w:rPr>
          <w:rFonts w:hint="eastAsia"/>
        </w:rPr>
        <w:t>数据表设计</w:t>
      </w:r>
      <w:bookmarkEnd w:id="65"/>
    </w:p>
    <w:p w14:paraId="0CC5F089" w14:textId="77777777" w:rsidR="00460038" w:rsidRDefault="00460038">
      <w:pPr>
        <w:pStyle w:val="2"/>
      </w:pPr>
      <w:bookmarkStart w:id="66" w:name="_Toc183950054"/>
      <w:r>
        <w:rPr>
          <w:rFonts w:hint="eastAsia"/>
        </w:rPr>
        <w:t>6.1</w:t>
      </w:r>
      <w:r>
        <w:rPr>
          <w:rFonts w:hint="eastAsia"/>
        </w:rPr>
        <w:t>学生表</w:t>
      </w:r>
      <w:bookmarkEnd w:id="66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3087FE87" w14:textId="77777777">
        <w:tc>
          <w:tcPr>
            <w:tcW w:w="1701" w:type="dxa"/>
            <w:shd w:val="clear" w:color="auto" w:fill="E8E8E8"/>
          </w:tcPr>
          <w:p w14:paraId="20A969C0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1E4AA426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40CB4846" w14:textId="77777777">
        <w:tc>
          <w:tcPr>
            <w:tcW w:w="1701" w:type="dxa"/>
            <w:vAlign w:val="center"/>
          </w:tcPr>
          <w:p w14:paraId="6C3C47C6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student_id</w:t>
            </w:r>
            <w:proofErr w:type="spellEnd"/>
          </w:p>
        </w:tc>
        <w:tc>
          <w:tcPr>
            <w:tcW w:w="4536" w:type="dxa"/>
            <w:vAlign w:val="center"/>
          </w:tcPr>
          <w:p w14:paraId="5F9A62C0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学生ID</w:t>
            </w:r>
          </w:p>
        </w:tc>
      </w:tr>
      <w:tr w:rsidR="00460038" w14:paraId="7105BB4A" w14:textId="77777777">
        <w:tc>
          <w:tcPr>
            <w:tcW w:w="1701" w:type="dxa"/>
            <w:vAlign w:val="center"/>
          </w:tcPr>
          <w:p w14:paraId="51A08E2E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4536" w:type="dxa"/>
            <w:vAlign w:val="center"/>
          </w:tcPr>
          <w:p w14:paraId="177B520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姓名</w:t>
            </w:r>
          </w:p>
        </w:tc>
      </w:tr>
      <w:tr w:rsidR="00460038" w14:paraId="19CF5623" w14:textId="77777777">
        <w:tc>
          <w:tcPr>
            <w:tcW w:w="1701" w:type="dxa"/>
            <w:vAlign w:val="center"/>
          </w:tcPr>
          <w:p w14:paraId="03EEF84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4536" w:type="dxa"/>
            <w:vAlign w:val="center"/>
          </w:tcPr>
          <w:p w14:paraId="01B8638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头像地址</w:t>
            </w:r>
          </w:p>
        </w:tc>
      </w:tr>
      <w:tr w:rsidR="00460038" w14:paraId="43A3F841" w14:textId="77777777">
        <w:tc>
          <w:tcPr>
            <w:tcW w:w="1701" w:type="dxa"/>
            <w:vAlign w:val="center"/>
          </w:tcPr>
          <w:p w14:paraId="42284E9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4536" w:type="dxa"/>
            <w:vAlign w:val="center"/>
          </w:tcPr>
          <w:p w14:paraId="1F5CBBF9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邮箱</w:t>
            </w:r>
          </w:p>
        </w:tc>
      </w:tr>
      <w:tr w:rsidR="00460038" w14:paraId="1752F0AB" w14:textId="77777777">
        <w:tc>
          <w:tcPr>
            <w:tcW w:w="1701" w:type="dxa"/>
            <w:vAlign w:val="center"/>
          </w:tcPr>
          <w:p w14:paraId="0477A35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4536" w:type="dxa"/>
            <w:vAlign w:val="center"/>
          </w:tcPr>
          <w:p w14:paraId="7CC11BC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密码</w:t>
            </w:r>
          </w:p>
        </w:tc>
      </w:tr>
      <w:tr w:rsidR="00460038" w14:paraId="376AA672" w14:textId="77777777">
        <w:tc>
          <w:tcPr>
            <w:tcW w:w="1701" w:type="dxa"/>
            <w:vAlign w:val="center"/>
          </w:tcPr>
          <w:p w14:paraId="63E78817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state</w:t>
            </w:r>
          </w:p>
        </w:tc>
        <w:tc>
          <w:tcPr>
            <w:tcW w:w="4536" w:type="dxa"/>
            <w:vAlign w:val="center"/>
          </w:tcPr>
          <w:p w14:paraId="445CCE7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账户状态</w:t>
            </w:r>
          </w:p>
        </w:tc>
      </w:tr>
      <w:tr w:rsidR="00460038" w14:paraId="224AD40A" w14:textId="77777777">
        <w:tc>
          <w:tcPr>
            <w:tcW w:w="1701" w:type="dxa"/>
            <w:vAlign w:val="center"/>
          </w:tcPr>
          <w:p w14:paraId="118021C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7B9BC7B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</w:tbl>
    <w:p w14:paraId="2BB53B9B" w14:textId="77777777" w:rsidR="00460038" w:rsidRDefault="00460038">
      <w:pPr>
        <w:pStyle w:val="2"/>
      </w:pPr>
      <w:bookmarkStart w:id="67" w:name="_Toc183950055"/>
      <w:r>
        <w:rPr>
          <w:rFonts w:hint="eastAsia"/>
        </w:rPr>
        <w:t>6.2</w:t>
      </w:r>
      <w:r>
        <w:rPr>
          <w:rFonts w:hint="eastAsia"/>
        </w:rPr>
        <w:t>教师表</w:t>
      </w:r>
      <w:bookmarkEnd w:id="67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45BBFB50" w14:textId="77777777">
        <w:tc>
          <w:tcPr>
            <w:tcW w:w="1701" w:type="dxa"/>
            <w:shd w:val="clear" w:color="auto" w:fill="E8E8E8"/>
          </w:tcPr>
          <w:p w14:paraId="62BC7715" w14:textId="77777777" w:rsidR="00460038" w:rsidRDefault="00460038">
            <w:bookmarkStart w:id="68" w:name="_Hlk183813153"/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73314F4C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77B5333F" w14:textId="77777777">
        <w:tc>
          <w:tcPr>
            <w:tcW w:w="1701" w:type="dxa"/>
            <w:vAlign w:val="center"/>
          </w:tcPr>
          <w:p w14:paraId="57A50AB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teacher_id</w:t>
            </w:r>
            <w:proofErr w:type="spellEnd"/>
          </w:p>
        </w:tc>
        <w:tc>
          <w:tcPr>
            <w:tcW w:w="4536" w:type="dxa"/>
            <w:vAlign w:val="center"/>
          </w:tcPr>
          <w:p w14:paraId="7198384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教师ID</w:t>
            </w:r>
          </w:p>
        </w:tc>
      </w:tr>
      <w:tr w:rsidR="00460038" w14:paraId="635413B5" w14:textId="77777777">
        <w:tc>
          <w:tcPr>
            <w:tcW w:w="1701" w:type="dxa"/>
            <w:vAlign w:val="center"/>
          </w:tcPr>
          <w:p w14:paraId="7D7BDE29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4536" w:type="dxa"/>
            <w:vAlign w:val="center"/>
          </w:tcPr>
          <w:p w14:paraId="1406C8D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姓名</w:t>
            </w:r>
          </w:p>
        </w:tc>
      </w:tr>
      <w:tr w:rsidR="00460038" w14:paraId="39AA403E" w14:textId="77777777">
        <w:tc>
          <w:tcPr>
            <w:tcW w:w="1701" w:type="dxa"/>
            <w:vAlign w:val="center"/>
          </w:tcPr>
          <w:p w14:paraId="2B84EFA8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4536" w:type="dxa"/>
            <w:vAlign w:val="center"/>
          </w:tcPr>
          <w:p w14:paraId="25EABEE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头像地址</w:t>
            </w:r>
          </w:p>
        </w:tc>
      </w:tr>
      <w:tr w:rsidR="00460038" w14:paraId="53EA09EB" w14:textId="77777777">
        <w:tc>
          <w:tcPr>
            <w:tcW w:w="1701" w:type="dxa"/>
            <w:vAlign w:val="center"/>
          </w:tcPr>
          <w:p w14:paraId="536F575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4536" w:type="dxa"/>
            <w:vAlign w:val="center"/>
          </w:tcPr>
          <w:p w14:paraId="7175EBF5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邮箱</w:t>
            </w:r>
          </w:p>
        </w:tc>
      </w:tr>
      <w:tr w:rsidR="00460038" w14:paraId="762B1B45" w14:textId="77777777">
        <w:tc>
          <w:tcPr>
            <w:tcW w:w="1701" w:type="dxa"/>
            <w:vAlign w:val="center"/>
          </w:tcPr>
          <w:p w14:paraId="548B563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4536" w:type="dxa"/>
            <w:vAlign w:val="center"/>
          </w:tcPr>
          <w:p w14:paraId="0077274B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密码</w:t>
            </w:r>
          </w:p>
        </w:tc>
      </w:tr>
      <w:tr w:rsidR="00460038" w14:paraId="46191928" w14:textId="77777777">
        <w:tc>
          <w:tcPr>
            <w:tcW w:w="1701" w:type="dxa"/>
            <w:vAlign w:val="center"/>
          </w:tcPr>
          <w:p w14:paraId="6EC21AA7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state</w:t>
            </w:r>
          </w:p>
        </w:tc>
        <w:tc>
          <w:tcPr>
            <w:tcW w:w="4536" w:type="dxa"/>
            <w:vAlign w:val="center"/>
          </w:tcPr>
          <w:p w14:paraId="2785765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账户状态</w:t>
            </w:r>
          </w:p>
        </w:tc>
      </w:tr>
      <w:tr w:rsidR="00460038" w14:paraId="2D3D6B6A" w14:textId="77777777">
        <w:tc>
          <w:tcPr>
            <w:tcW w:w="1701" w:type="dxa"/>
            <w:vAlign w:val="center"/>
          </w:tcPr>
          <w:p w14:paraId="4BE6E68D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742792F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</w:tbl>
    <w:p w14:paraId="284E9428" w14:textId="77777777" w:rsidR="00460038" w:rsidRDefault="00460038">
      <w:pPr>
        <w:pStyle w:val="2"/>
      </w:pPr>
      <w:bookmarkStart w:id="69" w:name="_Toc183950056"/>
      <w:bookmarkEnd w:id="68"/>
      <w:r>
        <w:rPr>
          <w:rFonts w:hint="eastAsia"/>
        </w:rPr>
        <w:t>6.3</w:t>
      </w:r>
      <w:r>
        <w:rPr>
          <w:rFonts w:hint="eastAsia"/>
        </w:rPr>
        <w:t>管理员表</w:t>
      </w:r>
      <w:bookmarkEnd w:id="69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02D0B8E0" w14:textId="77777777">
        <w:tc>
          <w:tcPr>
            <w:tcW w:w="1701" w:type="dxa"/>
            <w:shd w:val="clear" w:color="auto" w:fill="E8E8E8"/>
          </w:tcPr>
          <w:p w14:paraId="6996836B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4E3C8540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732D8C1C" w14:textId="77777777">
        <w:tc>
          <w:tcPr>
            <w:tcW w:w="1701" w:type="dxa"/>
            <w:vAlign w:val="center"/>
          </w:tcPr>
          <w:p w14:paraId="1C512DF0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manager_id</w:t>
            </w:r>
            <w:proofErr w:type="spellEnd"/>
          </w:p>
        </w:tc>
        <w:tc>
          <w:tcPr>
            <w:tcW w:w="4536" w:type="dxa"/>
            <w:vAlign w:val="center"/>
          </w:tcPr>
          <w:p w14:paraId="715C0B6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管理员ID</w:t>
            </w:r>
          </w:p>
        </w:tc>
      </w:tr>
      <w:tr w:rsidR="00460038" w14:paraId="0B6A679E" w14:textId="77777777">
        <w:tc>
          <w:tcPr>
            <w:tcW w:w="1701" w:type="dxa"/>
            <w:vAlign w:val="center"/>
          </w:tcPr>
          <w:p w14:paraId="3565026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4536" w:type="dxa"/>
            <w:vAlign w:val="center"/>
          </w:tcPr>
          <w:p w14:paraId="7F195F4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昵称</w:t>
            </w:r>
          </w:p>
        </w:tc>
      </w:tr>
      <w:tr w:rsidR="00460038" w14:paraId="4AFC9E00" w14:textId="77777777">
        <w:tc>
          <w:tcPr>
            <w:tcW w:w="1701" w:type="dxa"/>
            <w:vAlign w:val="center"/>
          </w:tcPr>
          <w:p w14:paraId="0C15CD14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4536" w:type="dxa"/>
            <w:vAlign w:val="center"/>
          </w:tcPr>
          <w:p w14:paraId="3B691FF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头像地址</w:t>
            </w:r>
          </w:p>
        </w:tc>
      </w:tr>
      <w:tr w:rsidR="00460038" w14:paraId="07E661E3" w14:textId="77777777">
        <w:tc>
          <w:tcPr>
            <w:tcW w:w="1701" w:type="dxa"/>
            <w:vAlign w:val="center"/>
          </w:tcPr>
          <w:p w14:paraId="58463A38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4536" w:type="dxa"/>
            <w:vAlign w:val="center"/>
          </w:tcPr>
          <w:p w14:paraId="1934567B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邮箱</w:t>
            </w:r>
          </w:p>
        </w:tc>
      </w:tr>
      <w:tr w:rsidR="00460038" w14:paraId="72735910" w14:textId="77777777">
        <w:tc>
          <w:tcPr>
            <w:tcW w:w="1701" w:type="dxa"/>
            <w:vAlign w:val="center"/>
          </w:tcPr>
          <w:p w14:paraId="2C45F398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4536" w:type="dxa"/>
            <w:vAlign w:val="center"/>
          </w:tcPr>
          <w:p w14:paraId="129ED58E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密码</w:t>
            </w:r>
          </w:p>
        </w:tc>
      </w:tr>
      <w:tr w:rsidR="00460038" w14:paraId="4FA3BF8B" w14:textId="77777777">
        <w:tc>
          <w:tcPr>
            <w:tcW w:w="1701" w:type="dxa"/>
            <w:vAlign w:val="center"/>
          </w:tcPr>
          <w:p w14:paraId="4E2CA8A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224F19F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</w:tbl>
    <w:p w14:paraId="57F814C8" w14:textId="77777777" w:rsidR="00460038" w:rsidRDefault="00460038">
      <w:pPr>
        <w:pStyle w:val="2"/>
      </w:pPr>
      <w:bookmarkStart w:id="70" w:name="_Toc183950057"/>
      <w:r>
        <w:rPr>
          <w:rFonts w:hint="eastAsia"/>
        </w:rPr>
        <w:lastRenderedPageBreak/>
        <w:t>6.4</w:t>
      </w:r>
      <w:r>
        <w:rPr>
          <w:rFonts w:hint="eastAsia"/>
        </w:rPr>
        <w:t>课程表</w:t>
      </w:r>
      <w:bookmarkEnd w:id="70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45292B9B" w14:textId="77777777">
        <w:tc>
          <w:tcPr>
            <w:tcW w:w="1701" w:type="dxa"/>
            <w:shd w:val="clear" w:color="auto" w:fill="E8E8E8"/>
          </w:tcPr>
          <w:p w14:paraId="63421BF7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7A37AE5D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5517F488" w14:textId="77777777">
        <w:tc>
          <w:tcPr>
            <w:tcW w:w="1701" w:type="dxa"/>
            <w:vAlign w:val="center"/>
          </w:tcPr>
          <w:p w14:paraId="577AC30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course_id</w:t>
            </w:r>
            <w:proofErr w:type="spellEnd"/>
          </w:p>
        </w:tc>
        <w:tc>
          <w:tcPr>
            <w:tcW w:w="4536" w:type="dxa"/>
            <w:vAlign w:val="center"/>
          </w:tcPr>
          <w:p w14:paraId="1B98EF10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课程ID</w:t>
            </w:r>
          </w:p>
        </w:tc>
      </w:tr>
      <w:tr w:rsidR="00460038" w14:paraId="54071F59" w14:textId="77777777">
        <w:tc>
          <w:tcPr>
            <w:tcW w:w="1701" w:type="dxa"/>
            <w:vAlign w:val="center"/>
          </w:tcPr>
          <w:p w14:paraId="130CD655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course_name</w:t>
            </w:r>
            <w:proofErr w:type="spellEnd"/>
          </w:p>
        </w:tc>
        <w:tc>
          <w:tcPr>
            <w:tcW w:w="4536" w:type="dxa"/>
            <w:vAlign w:val="center"/>
          </w:tcPr>
          <w:p w14:paraId="6E8734F2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课程名称</w:t>
            </w:r>
          </w:p>
        </w:tc>
      </w:tr>
      <w:tr w:rsidR="00460038" w14:paraId="650EA03E" w14:textId="77777777">
        <w:tc>
          <w:tcPr>
            <w:tcW w:w="1701" w:type="dxa"/>
            <w:vAlign w:val="center"/>
          </w:tcPr>
          <w:p w14:paraId="304A87DA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course_image_url</w:t>
            </w:r>
            <w:proofErr w:type="spellEnd"/>
          </w:p>
        </w:tc>
        <w:tc>
          <w:tcPr>
            <w:tcW w:w="4536" w:type="dxa"/>
            <w:vAlign w:val="center"/>
          </w:tcPr>
          <w:p w14:paraId="364A8CF7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课程图片</w:t>
            </w:r>
          </w:p>
        </w:tc>
      </w:tr>
      <w:tr w:rsidR="00460038" w14:paraId="410506FE" w14:textId="77777777">
        <w:tc>
          <w:tcPr>
            <w:tcW w:w="1701" w:type="dxa"/>
            <w:vAlign w:val="center"/>
          </w:tcPr>
          <w:p w14:paraId="7D26536B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teacher_id</w:t>
            </w:r>
            <w:proofErr w:type="spellEnd"/>
          </w:p>
        </w:tc>
        <w:tc>
          <w:tcPr>
            <w:tcW w:w="4536" w:type="dxa"/>
            <w:vAlign w:val="center"/>
          </w:tcPr>
          <w:p w14:paraId="425B3B7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课程创建者者</w:t>
            </w:r>
          </w:p>
        </w:tc>
      </w:tr>
      <w:tr w:rsidR="00460038" w14:paraId="43CA6393" w14:textId="77777777">
        <w:tc>
          <w:tcPr>
            <w:tcW w:w="1701" w:type="dxa"/>
            <w:vAlign w:val="center"/>
          </w:tcPr>
          <w:p w14:paraId="78EA120A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46C30CA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</w:tbl>
    <w:p w14:paraId="465ADB9D" w14:textId="77777777" w:rsidR="00460038" w:rsidRDefault="00460038">
      <w:pPr>
        <w:pStyle w:val="2"/>
      </w:pPr>
      <w:bookmarkStart w:id="71" w:name="_Toc183950058"/>
      <w:r>
        <w:rPr>
          <w:rFonts w:hint="eastAsia"/>
        </w:rPr>
        <w:t>6.5</w:t>
      </w:r>
      <w:r>
        <w:rPr>
          <w:rFonts w:hint="eastAsia"/>
        </w:rPr>
        <w:t>课堂表</w:t>
      </w:r>
      <w:bookmarkEnd w:id="71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6667FDEF" w14:textId="77777777">
        <w:tc>
          <w:tcPr>
            <w:tcW w:w="1701" w:type="dxa"/>
            <w:shd w:val="clear" w:color="auto" w:fill="E8E8E8"/>
          </w:tcPr>
          <w:p w14:paraId="26A7EE61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1370B8A3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3D404D40" w14:textId="77777777">
        <w:tc>
          <w:tcPr>
            <w:tcW w:w="1701" w:type="dxa"/>
            <w:vAlign w:val="center"/>
          </w:tcPr>
          <w:p w14:paraId="3E85A6E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class_id</w:t>
            </w:r>
            <w:proofErr w:type="spellEnd"/>
          </w:p>
        </w:tc>
        <w:tc>
          <w:tcPr>
            <w:tcW w:w="4536" w:type="dxa"/>
            <w:vAlign w:val="center"/>
          </w:tcPr>
          <w:p w14:paraId="28617132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课堂ID</w:t>
            </w:r>
          </w:p>
        </w:tc>
      </w:tr>
      <w:tr w:rsidR="00460038" w14:paraId="0DABAC59" w14:textId="77777777">
        <w:tc>
          <w:tcPr>
            <w:tcW w:w="1701" w:type="dxa"/>
            <w:vAlign w:val="center"/>
          </w:tcPr>
          <w:p w14:paraId="66E0720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class_name</w:t>
            </w:r>
            <w:proofErr w:type="spellEnd"/>
          </w:p>
        </w:tc>
        <w:tc>
          <w:tcPr>
            <w:tcW w:w="4536" w:type="dxa"/>
            <w:vAlign w:val="center"/>
          </w:tcPr>
          <w:p w14:paraId="4B837852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课堂标题</w:t>
            </w:r>
          </w:p>
        </w:tc>
      </w:tr>
      <w:tr w:rsidR="00460038" w14:paraId="5600C461" w14:textId="77777777">
        <w:tc>
          <w:tcPr>
            <w:tcW w:w="1701" w:type="dxa"/>
            <w:vAlign w:val="center"/>
          </w:tcPr>
          <w:p w14:paraId="0DFF7B8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course_id</w:t>
            </w:r>
            <w:proofErr w:type="spellEnd"/>
          </w:p>
        </w:tc>
        <w:tc>
          <w:tcPr>
            <w:tcW w:w="4536" w:type="dxa"/>
            <w:vAlign w:val="center"/>
          </w:tcPr>
          <w:p w14:paraId="1D335997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关联的课程</w:t>
            </w:r>
          </w:p>
        </w:tc>
      </w:tr>
      <w:tr w:rsidR="00460038" w14:paraId="3C270B9C" w14:textId="77777777">
        <w:tc>
          <w:tcPr>
            <w:tcW w:w="1701" w:type="dxa"/>
            <w:vAlign w:val="center"/>
          </w:tcPr>
          <w:p w14:paraId="767AA4D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5A139424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</w:tbl>
    <w:p w14:paraId="40F5340B" w14:textId="77777777" w:rsidR="00460038" w:rsidRDefault="00460038">
      <w:pPr>
        <w:pStyle w:val="2"/>
      </w:pPr>
      <w:bookmarkStart w:id="72" w:name="_Toc183950059"/>
      <w:r>
        <w:rPr>
          <w:rFonts w:hint="eastAsia"/>
        </w:rPr>
        <w:t>6.6</w:t>
      </w:r>
      <w:r>
        <w:rPr>
          <w:rFonts w:hint="eastAsia"/>
        </w:rPr>
        <w:t>学生参加课程表</w:t>
      </w:r>
      <w:bookmarkEnd w:id="72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4A1BD45B" w14:textId="77777777">
        <w:tc>
          <w:tcPr>
            <w:tcW w:w="1701" w:type="dxa"/>
            <w:shd w:val="clear" w:color="auto" w:fill="E8E8E8"/>
          </w:tcPr>
          <w:p w14:paraId="19DA51B5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677D39B5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6EA44AC3" w14:textId="77777777">
        <w:tc>
          <w:tcPr>
            <w:tcW w:w="1701" w:type="dxa"/>
            <w:vAlign w:val="center"/>
          </w:tcPr>
          <w:p w14:paraId="28AE8DB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id</w:t>
            </w:r>
          </w:p>
        </w:tc>
        <w:tc>
          <w:tcPr>
            <w:tcW w:w="4536" w:type="dxa"/>
            <w:vAlign w:val="center"/>
          </w:tcPr>
          <w:p w14:paraId="4B7F531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主键ID</w:t>
            </w:r>
          </w:p>
        </w:tc>
      </w:tr>
      <w:tr w:rsidR="00460038" w14:paraId="0C37C2CF" w14:textId="77777777">
        <w:tc>
          <w:tcPr>
            <w:tcW w:w="1701" w:type="dxa"/>
            <w:vAlign w:val="center"/>
          </w:tcPr>
          <w:p w14:paraId="2FD502C4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student_id</w:t>
            </w:r>
            <w:proofErr w:type="spellEnd"/>
          </w:p>
        </w:tc>
        <w:tc>
          <w:tcPr>
            <w:tcW w:w="4536" w:type="dxa"/>
            <w:vAlign w:val="center"/>
          </w:tcPr>
          <w:p w14:paraId="19D7F0A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学生id</w:t>
            </w:r>
          </w:p>
        </w:tc>
      </w:tr>
      <w:tr w:rsidR="00460038" w14:paraId="37303BDF" w14:textId="77777777">
        <w:tc>
          <w:tcPr>
            <w:tcW w:w="1701" w:type="dxa"/>
            <w:vAlign w:val="center"/>
          </w:tcPr>
          <w:p w14:paraId="5239430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course_id</w:t>
            </w:r>
            <w:proofErr w:type="spellEnd"/>
          </w:p>
        </w:tc>
        <w:tc>
          <w:tcPr>
            <w:tcW w:w="4536" w:type="dxa"/>
            <w:vAlign w:val="center"/>
          </w:tcPr>
          <w:p w14:paraId="79CC8C5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关联的课程</w:t>
            </w:r>
          </w:p>
        </w:tc>
      </w:tr>
      <w:tr w:rsidR="00460038" w14:paraId="71784EA8" w14:textId="77777777">
        <w:tc>
          <w:tcPr>
            <w:tcW w:w="1701" w:type="dxa"/>
            <w:vAlign w:val="center"/>
          </w:tcPr>
          <w:p w14:paraId="5075AD4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4D848F3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创建时间，也就是学生加入课程的时间</w:t>
            </w:r>
          </w:p>
        </w:tc>
      </w:tr>
    </w:tbl>
    <w:p w14:paraId="2F6E7D04" w14:textId="77777777" w:rsidR="00460038" w:rsidRDefault="00460038">
      <w:pPr>
        <w:pStyle w:val="2"/>
      </w:pPr>
      <w:bookmarkStart w:id="73" w:name="_Toc183950060"/>
      <w:r>
        <w:rPr>
          <w:rFonts w:hint="eastAsia"/>
        </w:rPr>
        <w:t>6.7</w:t>
      </w:r>
      <w:r>
        <w:rPr>
          <w:rFonts w:hint="eastAsia"/>
        </w:rPr>
        <w:t>学生出勤课堂表</w:t>
      </w:r>
      <w:bookmarkEnd w:id="73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0292AAF2" w14:textId="77777777">
        <w:tc>
          <w:tcPr>
            <w:tcW w:w="1701" w:type="dxa"/>
            <w:shd w:val="clear" w:color="auto" w:fill="E8E8E8"/>
          </w:tcPr>
          <w:p w14:paraId="3CBED134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7F6C8E0E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1CF6CD2E" w14:textId="77777777">
        <w:tc>
          <w:tcPr>
            <w:tcW w:w="1701" w:type="dxa"/>
            <w:vAlign w:val="center"/>
          </w:tcPr>
          <w:p w14:paraId="4FB4C32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id</w:t>
            </w:r>
          </w:p>
        </w:tc>
        <w:tc>
          <w:tcPr>
            <w:tcW w:w="4536" w:type="dxa"/>
            <w:vAlign w:val="center"/>
          </w:tcPr>
          <w:p w14:paraId="64AEB230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主键ID</w:t>
            </w:r>
          </w:p>
        </w:tc>
      </w:tr>
      <w:tr w:rsidR="00460038" w14:paraId="7E3B2EAA" w14:textId="77777777">
        <w:tc>
          <w:tcPr>
            <w:tcW w:w="1701" w:type="dxa"/>
            <w:vAlign w:val="center"/>
          </w:tcPr>
          <w:p w14:paraId="432A2D36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student_id</w:t>
            </w:r>
            <w:proofErr w:type="spellEnd"/>
          </w:p>
        </w:tc>
        <w:tc>
          <w:tcPr>
            <w:tcW w:w="4536" w:type="dxa"/>
            <w:vAlign w:val="center"/>
          </w:tcPr>
          <w:p w14:paraId="44153FBE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学生id</w:t>
            </w:r>
          </w:p>
        </w:tc>
      </w:tr>
      <w:tr w:rsidR="00460038" w14:paraId="13F89D32" w14:textId="77777777">
        <w:tc>
          <w:tcPr>
            <w:tcW w:w="1701" w:type="dxa"/>
            <w:vAlign w:val="center"/>
          </w:tcPr>
          <w:p w14:paraId="3F7A3D5F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class_id</w:t>
            </w:r>
            <w:proofErr w:type="spellEnd"/>
          </w:p>
        </w:tc>
        <w:tc>
          <w:tcPr>
            <w:tcW w:w="4536" w:type="dxa"/>
            <w:vAlign w:val="center"/>
          </w:tcPr>
          <w:p w14:paraId="4F914B0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关联的课堂</w:t>
            </w:r>
          </w:p>
        </w:tc>
      </w:tr>
      <w:tr w:rsidR="00460038" w14:paraId="18A97ABE" w14:textId="77777777">
        <w:tc>
          <w:tcPr>
            <w:tcW w:w="1701" w:type="dxa"/>
            <w:vAlign w:val="center"/>
          </w:tcPr>
          <w:p w14:paraId="43B3437B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4F30A7F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创建时间，也就是学生签到的时间</w:t>
            </w:r>
          </w:p>
        </w:tc>
      </w:tr>
    </w:tbl>
    <w:p w14:paraId="38D678BB" w14:textId="77777777" w:rsidR="00460038" w:rsidRDefault="00460038">
      <w:pPr>
        <w:pStyle w:val="2"/>
      </w:pPr>
      <w:bookmarkStart w:id="74" w:name="_Toc183950061"/>
      <w:r>
        <w:rPr>
          <w:rFonts w:hint="eastAsia"/>
        </w:rPr>
        <w:t>6.8</w:t>
      </w:r>
      <w:r>
        <w:rPr>
          <w:rFonts w:hint="eastAsia"/>
        </w:rPr>
        <w:t>讨论帖表</w:t>
      </w:r>
      <w:bookmarkEnd w:id="74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0"/>
        <w:gridCol w:w="4347"/>
      </w:tblGrid>
      <w:tr w:rsidR="00460038" w14:paraId="4ABD947D" w14:textId="77777777">
        <w:tc>
          <w:tcPr>
            <w:tcW w:w="1890" w:type="dxa"/>
            <w:shd w:val="clear" w:color="auto" w:fill="E8E8E8"/>
          </w:tcPr>
          <w:p w14:paraId="16E27022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347" w:type="dxa"/>
            <w:shd w:val="clear" w:color="auto" w:fill="E8E8E8"/>
          </w:tcPr>
          <w:p w14:paraId="07F485CC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32CF96DA" w14:textId="77777777">
        <w:tc>
          <w:tcPr>
            <w:tcW w:w="1890" w:type="dxa"/>
            <w:vAlign w:val="center"/>
          </w:tcPr>
          <w:p w14:paraId="65F64DC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lastRenderedPageBreak/>
              <w:t>discussion_id</w:t>
            </w:r>
            <w:proofErr w:type="spellEnd"/>
          </w:p>
        </w:tc>
        <w:tc>
          <w:tcPr>
            <w:tcW w:w="4347" w:type="dxa"/>
            <w:vAlign w:val="center"/>
          </w:tcPr>
          <w:p w14:paraId="3512F1B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讨论帖ID</w:t>
            </w:r>
          </w:p>
        </w:tc>
      </w:tr>
      <w:tr w:rsidR="00460038" w14:paraId="50599892" w14:textId="77777777">
        <w:tc>
          <w:tcPr>
            <w:tcW w:w="1890" w:type="dxa"/>
            <w:vAlign w:val="center"/>
          </w:tcPr>
          <w:p w14:paraId="60DB0AD3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discussion_title</w:t>
            </w:r>
            <w:proofErr w:type="spellEnd"/>
          </w:p>
        </w:tc>
        <w:tc>
          <w:tcPr>
            <w:tcW w:w="4347" w:type="dxa"/>
            <w:vAlign w:val="center"/>
          </w:tcPr>
          <w:p w14:paraId="4E3B347E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标题</w:t>
            </w:r>
          </w:p>
        </w:tc>
      </w:tr>
      <w:tr w:rsidR="00460038" w14:paraId="21018E9C" w14:textId="77777777">
        <w:tc>
          <w:tcPr>
            <w:tcW w:w="1890" w:type="dxa"/>
            <w:vAlign w:val="center"/>
          </w:tcPr>
          <w:p w14:paraId="183EE7DE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discussion_contenet</w:t>
            </w:r>
            <w:proofErr w:type="spellEnd"/>
          </w:p>
        </w:tc>
        <w:tc>
          <w:tcPr>
            <w:tcW w:w="4347" w:type="dxa"/>
            <w:vAlign w:val="center"/>
          </w:tcPr>
          <w:p w14:paraId="4051E66C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讨论帖内容</w:t>
            </w:r>
          </w:p>
        </w:tc>
      </w:tr>
      <w:tr w:rsidR="00460038" w14:paraId="2D35A00F" w14:textId="77777777">
        <w:tc>
          <w:tcPr>
            <w:tcW w:w="1890" w:type="dxa"/>
            <w:vAlign w:val="center"/>
          </w:tcPr>
          <w:p w14:paraId="53C8B430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347" w:type="dxa"/>
            <w:vAlign w:val="center"/>
          </w:tcPr>
          <w:p w14:paraId="55B57425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发布时间</w:t>
            </w:r>
          </w:p>
        </w:tc>
      </w:tr>
      <w:tr w:rsidR="00460038" w14:paraId="7C7067B8" w14:textId="77777777">
        <w:tc>
          <w:tcPr>
            <w:tcW w:w="1890" w:type="dxa"/>
            <w:vAlign w:val="center"/>
          </w:tcPr>
          <w:p w14:paraId="7D4A398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poster_id</w:t>
            </w:r>
            <w:proofErr w:type="spellEnd"/>
          </w:p>
        </w:tc>
        <w:tc>
          <w:tcPr>
            <w:tcW w:w="4347" w:type="dxa"/>
            <w:vAlign w:val="center"/>
          </w:tcPr>
          <w:p w14:paraId="238D3D2B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发帖者id</w:t>
            </w:r>
          </w:p>
        </w:tc>
      </w:tr>
      <w:tr w:rsidR="00460038" w14:paraId="73F06F82" w14:textId="77777777">
        <w:tc>
          <w:tcPr>
            <w:tcW w:w="1890" w:type="dxa"/>
            <w:vAlign w:val="center"/>
          </w:tcPr>
          <w:p w14:paraId="7F47FA85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poster_role</w:t>
            </w:r>
            <w:proofErr w:type="spellEnd"/>
          </w:p>
        </w:tc>
        <w:tc>
          <w:tcPr>
            <w:tcW w:w="4347" w:type="dxa"/>
            <w:vAlign w:val="center"/>
          </w:tcPr>
          <w:p w14:paraId="0762CA1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发帖者角色（2教师，3学生）</w:t>
            </w:r>
          </w:p>
        </w:tc>
      </w:tr>
    </w:tbl>
    <w:p w14:paraId="69F2B82C" w14:textId="77777777" w:rsidR="00460038" w:rsidRDefault="00460038">
      <w:pPr>
        <w:pStyle w:val="2"/>
      </w:pPr>
      <w:bookmarkStart w:id="75" w:name="_Toc183950062"/>
      <w:r>
        <w:rPr>
          <w:rFonts w:hint="eastAsia"/>
        </w:rPr>
        <w:t>6.9</w:t>
      </w:r>
      <w:r>
        <w:rPr>
          <w:rFonts w:hint="eastAsia"/>
        </w:rPr>
        <w:t>讨论帖回复表</w:t>
      </w:r>
      <w:bookmarkEnd w:id="75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6EDEFB4E" w14:textId="77777777">
        <w:tc>
          <w:tcPr>
            <w:tcW w:w="1701" w:type="dxa"/>
            <w:shd w:val="clear" w:color="auto" w:fill="E8E8E8"/>
          </w:tcPr>
          <w:p w14:paraId="1F906A32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0246BD76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7C97812B" w14:textId="77777777">
        <w:tc>
          <w:tcPr>
            <w:tcW w:w="1701" w:type="dxa"/>
            <w:vAlign w:val="center"/>
          </w:tcPr>
          <w:p w14:paraId="7B5BDC51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review_id</w:t>
            </w:r>
            <w:proofErr w:type="spellEnd"/>
          </w:p>
        </w:tc>
        <w:tc>
          <w:tcPr>
            <w:tcW w:w="4536" w:type="dxa"/>
            <w:vAlign w:val="center"/>
          </w:tcPr>
          <w:p w14:paraId="0E1FFF72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回复ID</w:t>
            </w:r>
          </w:p>
        </w:tc>
      </w:tr>
      <w:tr w:rsidR="00460038" w14:paraId="57073061" w14:textId="77777777">
        <w:tc>
          <w:tcPr>
            <w:tcW w:w="1701" w:type="dxa"/>
            <w:vAlign w:val="center"/>
          </w:tcPr>
          <w:p w14:paraId="5B4336C5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review_content</w:t>
            </w:r>
            <w:proofErr w:type="spellEnd"/>
          </w:p>
        </w:tc>
        <w:tc>
          <w:tcPr>
            <w:tcW w:w="4536" w:type="dxa"/>
            <w:vAlign w:val="center"/>
          </w:tcPr>
          <w:p w14:paraId="3C990FF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回复内容</w:t>
            </w:r>
          </w:p>
        </w:tc>
      </w:tr>
      <w:tr w:rsidR="00460038" w14:paraId="3400AC1E" w14:textId="77777777">
        <w:tc>
          <w:tcPr>
            <w:tcW w:w="1701" w:type="dxa"/>
            <w:vAlign w:val="center"/>
          </w:tcPr>
          <w:p w14:paraId="49D7E06A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discussion_id</w:t>
            </w:r>
            <w:proofErr w:type="spellEnd"/>
          </w:p>
        </w:tc>
        <w:tc>
          <w:tcPr>
            <w:tcW w:w="4536" w:type="dxa"/>
            <w:vAlign w:val="center"/>
          </w:tcPr>
          <w:p w14:paraId="79C920E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关联的讨论</w:t>
            </w:r>
          </w:p>
        </w:tc>
      </w:tr>
      <w:tr w:rsidR="00460038" w14:paraId="0A25FDC3" w14:textId="77777777">
        <w:tc>
          <w:tcPr>
            <w:tcW w:w="1701" w:type="dxa"/>
            <w:vAlign w:val="center"/>
          </w:tcPr>
          <w:p w14:paraId="18D7BF29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reviewer_id</w:t>
            </w:r>
            <w:proofErr w:type="spellEnd"/>
          </w:p>
        </w:tc>
        <w:tc>
          <w:tcPr>
            <w:tcW w:w="4536" w:type="dxa"/>
            <w:vAlign w:val="center"/>
          </w:tcPr>
          <w:p w14:paraId="27CD4D94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回复者id</w:t>
            </w:r>
          </w:p>
        </w:tc>
      </w:tr>
      <w:tr w:rsidR="00460038" w14:paraId="7FD16EFE" w14:textId="77777777">
        <w:tc>
          <w:tcPr>
            <w:tcW w:w="1701" w:type="dxa"/>
            <w:vAlign w:val="center"/>
          </w:tcPr>
          <w:p w14:paraId="6E84D0E4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reviewer_role</w:t>
            </w:r>
            <w:proofErr w:type="spellEnd"/>
          </w:p>
        </w:tc>
        <w:tc>
          <w:tcPr>
            <w:tcW w:w="4536" w:type="dxa"/>
            <w:vAlign w:val="center"/>
          </w:tcPr>
          <w:p w14:paraId="784EBDB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回复者角色（2教师，3学生）</w:t>
            </w:r>
          </w:p>
        </w:tc>
      </w:tr>
      <w:tr w:rsidR="00460038" w14:paraId="0B0F1B7B" w14:textId="77777777">
        <w:tc>
          <w:tcPr>
            <w:tcW w:w="1701" w:type="dxa"/>
            <w:vAlign w:val="center"/>
          </w:tcPr>
          <w:p w14:paraId="209C122B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1E71B3E5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发布时间</w:t>
            </w:r>
          </w:p>
        </w:tc>
      </w:tr>
    </w:tbl>
    <w:p w14:paraId="5D9DF581" w14:textId="77777777" w:rsidR="00460038" w:rsidRDefault="00460038">
      <w:pPr>
        <w:pStyle w:val="2"/>
      </w:pPr>
      <w:bookmarkStart w:id="76" w:name="_Toc183950063"/>
      <w:r>
        <w:rPr>
          <w:rFonts w:hint="eastAsia"/>
        </w:rPr>
        <w:t>6.10</w:t>
      </w:r>
      <w:r>
        <w:rPr>
          <w:rFonts w:hint="eastAsia"/>
        </w:rPr>
        <w:t>通知表</w:t>
      </w:r>
      <w:bookmarkEnd w:id="76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7EC02528" w14:textId="77777777">
        <w:tc>
          <w:tcPr>
            <w:tcW w:w="1701" w:type="dxa"/>
            <w:shd w:val="clear" w:color="auto" w:fill="E8E8E8"/>
          </w:tcPr>
          <w:p w14:paraId="0FE03C12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286D28BA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7D344E13" w14:textId="77777777">
        <w:tc>
          <w:tcPr>
            <w:tcW w:w="1701" w:type="dxa"/>
            <w:vAlign w:val="center"/>
          </w:tcPr>
          <w:p w14:paraId="2C5E7B93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notice_id</w:t>
            </w:r>
            <w:proofErr w:type="spellEnd"/>
          </w:p>
        </w:tc>
        <w:tc>
          <w:tcPr>
            <w:tcW w:w="4536" w:type="dxa"/>
            <w:vAlign w:val="center"/>
          </w:tcPr>
          <w:p w14:paraId="3FB77C9C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通知ID</w:t>
            </w:r>
          </w:p>
        </w:tc>
      </w:tr>
      <w:tr w:rsidR="00460038" w14:paraId="2E607883" w14:textId="77777777">
        <w:tc>
          <w:tcPr>
            <w:tcW w:w="1701" w:type="dxa"/>
            <w:vAlign w:val="center"/>
          </w:tcPr>
          <w:p w14:paraId="5AA43433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notice_title</w:t>
            </w:r>
            <w:proofErr w:type="spellEnd"/>
          </w:p>
        </w:tc>
        <w:tc>
          <w:tcPr>
            <w:tcW w:w="4536" w:type="dxa"/>
            <w:vAlign w:val="center"/>
          </w:tcPr>
          <w:p w14:paraId="687367C2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标题</w:t>
            </w:r>
          </w:p>
        </w:tc>
      </w:tr>
      <w:tr w:rsidR="00460038" w14:paraId="7B180201" w14:textId="77777777">
        <w:tc>
          <w:tcPr>
            <w:tcW w:w="1701" w:type="dxa"/>
            <w:vAlign w:val="center"/>
          </w:tcPr>
          <w:p w14:paraId="45FBF6CE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teacher_id</w:t>
            </w:r>
            <w:proofErr w:type="spellEnd"/>
          </w:p>
        </w:tc>
        <w:tc>
          <w:tcPr>
            <w:tcW w:w="4536" w:type="dxa"/>
            <w:vAlign w:val="center"/>
          </w:tcPr>
          <w:p w14:paraId="6E382608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通知发布者</w:t>
            </w:r>
          </w:p>
        </w:tc>
      </w:tr>
      <w:tr w:rsidR="00460038" w14:paraId="4E742D57" w14:textId="77777777">
        <w:tc>
          <w:tcPr>
            <w:tcW w:w="1701" w:type="dxa"/>
            <w:vAlign w:val="center"/>
          </w:tcPr>
          <w:p w14:paraId="6311DF5D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notice_contenet</w:t>
            </w:r>
            <w:proofErr w:type="spellEnd"/>
          </w:p>
        </w:tc>
        <w:tc>
          <w:tcPr>
            <w:tcW w:w="4536" w:type="dxa"/>
            <w:vAlign w:val="center"/>
          </w:tcPr>
          <w:p w14:paraId="3FB2EE7E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通知内容</w:t>
            </w:r>
          </w:p>
        </w:tc>
      </w:tr>
      <w:tr w:rsidR="00460038" w14:paraId="299E001C" w14:textId="77777777">
        <w:tc>
          <w:tcPr>
            <w:tcW w:w="1701" w:type="dxa"/>
            <w:vAlign w:val="center"/>
          </w:tcPr>
          <w:p w14:paraId="59FC4D14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3F25D660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发布时间</w:t>
            </w:r>
          </w:p>
        </w:tc>
      </w:tr>
    </w:tbl>
    <w:p w14:paraId="2D7706D8" w14:textId="77777777" w:rsidR="00460038" w:rsidRDefault="00460038">
      <w:pPr>
        <w:pStyle w:val="2"/>
      </w:pPr>
      <w:bookmarkStart w:id="77" w:name="_Toc183950064"/>
      <w:r>
        <w:rPr>
          <w:rFonts w:hint="eastAsia"/>
        </w:rPr>
        <w:t>6.11</w:t>
      </w:r>
      <w:r>
        <w:rPr>
          <w:rFonts w:hint="eastAsia"/>
        </w:rPr>
        <w:t>题目表</w:t>
      </w:r>
      <w:bookmarkEnd w:id="77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61CA31AB" w14:textId="77777777">
        <w:tc>
          <w:tcPr>
            <w:tcW w:w="1701" w:type="dxa"/>
            <w:shd w:val="clear" w:color="auto" w:fill="E8E8E8"/>
          </w:tcPr>
          <w:p w14:paraId="4A4E49AF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386DA7C6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4B2CD9E1" w14:textId="77777777">
        <w:tc>
          <w:tcPr>
            <w:tcW w:w="1701" w:type="dxa"/>
            <w:vAlign w:val="center"/>
          </w:tcPr>
          <w:p w14:paraId="24E045B0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question_id</w:t>
            </w:r>
            <w:proofErr w:type="spellEnd"/>
          </w:p>
        </w:tc>
        <w:tc>
          <w:tcPr>
            <w:tcW w:w="4536" w:type="dxa"/>
            <w:vAlign w:val="center"/>
          </w:tcPr>
          <w:p w14:paraId="4ADE3F3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题目id（主键）</w:t>
            </w:r>
          </w:p>
        </w:tc>
      </w:tr>
      <w:tr w:rsidR="00460038" w14:paraId="1783DD57" w14:textId="77777777">
        <w:tc>
          <w:tcPr>
            <w:tcW w:w="1701" w:type="dxa"/>
            <w:vAlign w:val="center"/>
          </w:tcPr>
          <w:p w14:paraId="12AF7AF6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bank_id</w:t>
            </w:r>
            <w:proofErr w:type="spellEnd"/>
          </w:p>
        </w:tc>
        <w:tc>
          <w:tcPr>
            <w:tcW w:w="4536" w:type="dxa"/>
            <w:vAlign w:val="center"/>
          </w:tcPr>
          <w:p w14:paraId="710CEA42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对应题库id（外键）</w:t>
            </w:r>
          </w:p>
        </w:tc>
      </w:tr>
      <w:tr w:rsidR="00460038" w14:paraId="20981C77" w14:textId="77777777">
        <w:tc>
          <w:tcPr>
            <w:tcW w:w="1701" w:type="dxa"/>
            <w:vAlign w:val="center"/>
          </w:tcPr>
          <w:p w14:paraId="38CF13B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question_type</w:t>
            </w:r>
            <w:proofErr w:type="spellEnd"/>
          </w:p>
        </w:tc>
        <w:tc>
          <w:tcPr>
            <w:tcW w:w="4536" w:type="dxa"/>
            <w:vAlign w:val="center"/>
          </w:tcPr>
          <w:p w14:paraId="7B344DC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题目类别</w:t>
            </w:r>
          </w:p>
        </w:tc>
      </w:tr>
      <w:tr w:rsidR="00460038" w14:paraId="5BBBFD4F" w14:textId="77777777">
        <w:tc>
          <w:tcPr>
            <w:tcW w:w="1701" w:type="dxa"/>
            <w:vAlign w:val="center"/>
          </w:tcPr>
          <w:p w14:paraId="0688C6FE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question_score</w:t>
            </w:r>
            <w:proofErr w:type="spellEnd"/>
          </w:p>
        </w:tc>
        <w:tc>
          <w:tcPr>
            <w:tcW w:w="4536" w:type="dxa"/>
            <w:vAlign w:val="center"/>
          </w:tcPr>
          <w:p w14:paraId="4846B5D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题目分值</w:t>
            </w:r>
          </w:p>
        </w:tc>
      </w:tr>
      <w:tr w:rsidR="00460038" w14:paraId="181DF1BF" w14:textId="77777777">
        <w:tc>
          <w:tcPr>
            <w:tcW w:w="1701" w:type="dxa"/>
            <w:vAlign w:val="center"/>
          </w:tcPr>
          <w:p w14:paraId="55F19C9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question_name</w:t>
            </w:r>
            <w:proofErr w:type="spellEnd"/>
          </w:p>
        </w:tc>
        <w:tc>
          <w:tcPr>
            <w:tcW w:w="4536" w:type="dxa"/>
            <w:vAlign w:val="center"/>
          </w:tcPr>
          <w:p w14:paraId="3111EF8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题目名称</w:t>
            </w:r>
          </w:p>
        </w:tc>
      </w:tr>
      <w:tr w:rsidR="00460038" w14:paraId="58F528ED" w14:textId="77777777">
        <w:tc>
          <w:tcPr>
            <w:tcW w:w="1701" w:type="dxa"/>
            <w:vAlign w:val="center"/>
          </w:tcPr>
          <w:p w14:paraId="4FCFE39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question_content</w:t>
            </w:r>
            <w:proofErr w:type="spellEnd"/>
          </w:p>
        </w:tc>
        <w:tc>
          <w:tcPr>
            <w:tcW w:w="4536" w:type="dxa"/>
            <w:vAlign w:val="center"/>
          </w:tcPr>
          <w:p w14:paraId="755BAC7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题目内容</w:t>
            </w:r>
          </w:p>
        </w:tc>
      </w:tr>
      <w:tr w:rsidR="00460038" w14:paraId="40A9FBD1" w14:textId="77777777">
        <w:tc>
          <w:tcPr>
            <w:tcW w:w="1701" w:type="dxa"/>
            <w:vAlign w:val="center"/>
          </w:tcPr>
          <w:p w14:paraId="502FED21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question_options</w:t>
            </w:r>
            <w:proofErr w:type="spellEnd"/>
          </w:p>
        </w:tc>
        <w:tc>
          <w:tcPr>
            <w:tcW w:w="4536" w:type="dxa"/>
            <w:vAlign w:val="center"/>
          </w:tcPr>
          <w:p w14:paraId="59A8ED7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题目选项（仅限选择题）</w:t>
            </w:r>
          </w:p>
        </w:tc>
      </w:tr>
      <w:tr w:rsidR="00460038" w14:paraId="26092B36" w14:textId="77777777">
        <w:tc>
          <w:tcPr>
            <w:tcW w:w="1701" w:type="dxa"/>
            <w:vAlign w:val="center"/>
          </w:tcPr>
          <w:p w14:paraId="542E4CC1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question_answer</w:t>
            </w:r>
            <w:proofErr w:type="spellEnd"/>
          </w:p>
        </w:tc>
        <w:tc>
          <w:tcPr>
            <w:tcW w:w="4536" w:type="dxa"/>
            <w:vAlign w:val="center"/>
          </w:tcPr>
          <w:p w14:paraId="0F435B10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题目答案</w:t>
            </w:r>
          </w:p>
        </w:tc>
      </w:tr>
      <w:tr w:rsidR="00460038" w14:paraId="69730CF3" w14:textId="77777777">
        <w:tc>
          <w:tcPr>
            <w:tcW w:w="1701" w:type="dxa"/>
            <w:vAlign w:val="center"/>
          </w:tcPr>
          <w:p w14:paraId="48CB8B83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lastRenderedPageBreak/>
              <w:t>creator</w:t>
            </w:r>
          </w:p>
        </w:tc>
        <w:tc>
          <w:tcPr>
            <w:tcW w:w="4536" w:type="dxa"/>
            <w:vAlign w:val="center"/>
          </w:tcPr>
          <w:p w14:paraId="43B3F2B6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创建者</w:t>
            </w:r>
          </w:p>
        </w:tc>
      </w:tr>
      <w:tr w:rsidR="00460038" w14:paraId="7A0F5D91" w14:textId="77777777">
        <w:tc>
          <w:tcPr>
            <w:tcW w:w="1701" w:type="dxa"/>
            <w:vAlign w:val="center"/>
          </w:tcPr>
          <w:p w14:paraId="7DC4C880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014CCADE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  <w:tr w:rsidR="00460038" w14:paraId="18B413A4" w14:textId="77777777">
        <w:tc>
          <w:tcPr>
            <w:tcW w:w="1701" w:type="dxa"/>
            <w:vAlign w:val="center"/>
          </w:tcPr>
          <w:p w14:paraId="3A85895A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updater</w:t>
            </w:r>
          </w:p>
        </w:tc>
        <w:tc>
          <w:tcPr>
            <w:tcW w:w="4536" w:type="dxa"/>
            <w:vAlign w:val="center"/>
          </w:tcPr>
          <w:p w14:paraId="2FF30282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修改者</w:t>
            </w:r>
          </w:p>
        </w:tc>
      </w:tr>
      <w:tr w:rsidR="00460038" w14:paraId="7DA8EB4C" w14:textId="77777777">
        <w:tc>
          <w:tcPr>
            <w:tcW w:w="1701" w:type="dxa"/>
            <w:vAlign w:val="center"/>
          </w:tcPr>
          <w:p w14:paraId="4F6228F5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updated_time</w:t>
            </w:r>
            <w:proofErr w:type="spellEnd"/>
          </w:p>
        </w:tc>
        <w:tc>
          <w:tcPr>
            <w:tcW w:w="4536" w:type="dxa"/>
            <w:vAlign w:val="center"/>
          </w:tcPr>
          <w:p w14:paraId="03CA298E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最后修改时间</w:t>
            </w:r>
          </w:p>
        </w:tc>
      </w:tr>
    </w:tbl>
    <w:p w14:paraId="5457C416" w14:textId="77777777" w:rsidR="00460038" w:rsidRDefault="00460038">
      <w:pPr>
        <w:pStyle w:val="2"/>
      </w:pPr>
      <w:bookmarkStart w:id="78" w:name="_Toc183950065"/>
      <w:r>
        <w:rPr>
          <w:rFonts w:hint="eastAsia"/>
        </w:rPr>
        <w:t>6.12</w:t>
      </w:r>
      <w:r>
        <w:rPr>
          <w:rFonts w:hint="eastAsia"/>
        </w:rPr>
        <w:t>题库表</w:t>
      </w:r>
      <w:bookmarkEnd w:id="78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1597DD1D" w14:textId="77777777">
        <w:tc>
          <w:tcPr>
            <w:tcW w:w="1701" w:type="dxa"/>
            <w:shd w:val="clear" w:color="auto" w:fill="E8E8E8"/>
          </w:tcPr>
          <w:p w14:paraId="460A5509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156D1A55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591ED142" w14:textId="77777777">
        <w:tc>
          <w:tcPr>
            <w:tcW w:w="1701" w:type="dxa"/>
            <w:vAlign w:val="center"/>
          </w:tcPr>
          <w:p w14:paraId="7E0A57C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bank_id</w:t>
            </w:r>
            <w:proofErr w:type="spellEnd"/>
          </w:p>
        </w:tc>
        <w:tc>
          <w:tcPr>
            <w:tcW w:w="4536" w:type="dxa"/>
            <w:vAlign w:val="center"/>
          </w:tcPr>
          <w:p w14:paraId="6DD680F9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题库id（主键）</w:t>
            </w:r>
          </w:p>
        </w:tc>
      </w:tr>
      <w:tr w:rsidR="00460038" w14:paraId="16BF426B" w14:textId="77777777">
        <w:tc>
          <w:tcPr>
            <w:tcW w:w="1701" w:type="dxa"/>
            <w:vAlign w:val="center"/>
          </w:tcPr>
          <w:p w14:paraId="0E4EB41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course_id</w:t>
            </w:r>
            <w:proofErr w:type="spellEnd"/>
          </w:p>
        </w:tc>
        <w:tc>
          <w:tcPr>
            <w:tcW w:w="4536" w:type="dxa"/>
            <w:vAlign w:val="center"/>
          </w:tcPr>
          <w:p w14:paraId="7C60558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对应课程id（外键）</w:t>
            </w:r>
          </w:p>
        </w:tc>
      </w:tr>
      <w:tr w:rsidR="00460038" w14:paraId="0C7E66C9" w14:textId="77777777">
        <w:tc>
          <w:tcPr>
            <w:tcW w:w="1701" w:type="dxa"/>
            <w:vAlign w:val="center"/>
          </w:tcPr>
          <w:p w14:paraId="4263B2E6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bank_name</w:t>
            </w:r>
            <w:proofErr w:type="spellEnd"/>
          </w:p>
        </w:tc>
        <w:tc>
          <w:tcPr>
            <w:tcW w:w="4536" w:type="dxa"/>
            <w:vAlign w:val="center"/>
          </w:tcPr>
          <w:p w14:paraId="05D30BF5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题库名称</w:t>
            </w:r>
          </w:p>
        </w:tc>
      </w:tr>
      <w:tr w:rsidR="00460038" w14:paraId="14B31BB5" w14:textId="77777777">
        <w:tc>
          <w:tcPr>
            <w:tcW w:w="1701" w:type="dxa"/>
            <w:vAlign w:val="center"/>
          </w:tcPr>
          <w:p w14:paraId="6839EA0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bank_description</w:t>
            </w:r>
            <w:proofErr w:type="spellEnd"/>
          </w:p>
        </w:tc>
        <w:tc>
          <w:tcPr>
            <w:tcW w:w="4536" w:type="dxa"/>
            <w:vAlign w:val="center"/>
          </w:tcPr>
          <w:p w14:paraId="10D3496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题库描述</w:t>
            </w:r>
          </w:p>
        </w:tc>
      </w:tr>
      <w:tr w:rsidR="00460038" w14:paraId="1BDB3FB3" w14:textId="77777777">
        <w:tc>
          <w:tcPr>
            <w:tcW w:w="1701" w:type="dxa"/>
            <w:vAlign w:val="center"/>
          </w:tcPr>
          <w:p w14:paraId="363A9FD5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question_number</w:t>
            </w:r>
            <w:proofErr w:type="spellEnd"/>
          </w:p>
        </w:tc>
        <w:tc>
          <w:tcPr>
            <w:tcW w:w="4536" w:type="dxa"/>
            <w:vAlign w:val="center"/>
          </w:tcPr>
          <w:p w14:paraId="0212873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题目数量</w:t>
            </w:r>
          </w:p>
        </w:tc>
      </w:tr>
      <w:tr w:rsidR="00460038" w14:paraId="568B94EA" w14:textId="77777777">
        <w:tc>
          <w:tcPr>
            <w:tcW w:w="1701" w:type="dxa"/>
            <w:vAlign w:val="center"/>
          </w:tcPr>
          <w:p w14:paraId="45277844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updater</w:t>
            </w:r>
          </w:p>
        </w:tc>
        <w:tc>
          <w:tcPr>
            <w:tcW w:w="4536" w:type="dxa"/>
            <w:vAlign w:val="center"/>
          </w:tcPr>
          <w:p w14:paraId="163DA910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修改者</w:t>
            </w:r>
          </w:p>
        </w:tc>
      </w:tr>
      <w:tr w:rsidR="00460038" w14:paraId="74952047" w14:textId="77777777">
        <w:tc>
          <w:tcPr>
            <w:tcW w:w="1701" w:type="dxa"/>
            <w:vAlign w:val="center"/>
          </w:tcPr>
          <w:p w14:paraId="43DCC780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updated_time</w:t>
            </w:r>
            <w:proofErr w:type="spellEnd"/>
          </w:p>
        </w:tc>
        <w:tc>
          <w:tcPr>
            <w:tcW w:w="4536" w:type="dxa"/>
            <w:vAlign w:val="center"/>
          </w:tcPr>
          <w:p w14:paraId="07DE41F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最后修改时间</w:t>
            </w:r>
          </w:p>
        </w:tc>
      </w:tr>
    </w:tbl>
    <w:p w14:paraId="1804408D" w14:textId="77777777" w:rsidR="00460038" w:rsidRDefault="00460038">
      <w:pPr>
        <w:pStyle w:val="2"/>
      </w:pPr>
      <w:bookmarkStart w:id="79" w:name="_Toc183950066"/>
      <w:r>
        <w:rPr>
          <w:rFonts w:hint="eastAsia"/>
        </w:rPr>
        <w:t>6.13</w:t>
      </w:r>
      <w:r>
        <w:rPr>
          <w:rFonts w:hint="eastAsia"/>
        </w:rPr>
        <w:t>测试</w:t>
      </w:r>
      <w:bookmarkEnd w:id="79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791EC824" w14:textId="77777777">
        <w:tc>
          <w:tcPr>
            <w:tcW w:w="1701" w:type="dxa"/>
            <w:shd w:val="clear" w:color="auto" w:fill="E8E8E8"/>
          </w:tcPr>
          <w:p w14:paraId="762D2554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3CFE0BFD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2DA957B1" w14:textId="77777777">
        <w:tc>
          <w:tcPr>
            <w:tcW w:w="1701" w:type="dxa"/>
            <w:vAlign w:val="center"/>
          </w:tcPr>
          <w:p w14:paraId="2CF1081D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test_id</w:t>
            </w:r>
            <w:proofErr w:type="spellEnd"/>
          </w:p>
        </w:tc>
        <w:tc>
          <w:tcPr>
            <w:tcW w:w="4536" w:type="dxa"/>
            <w:vAlign w:val="center"/>
          </w:tcPr>
          <w:p w14:paraId="35D0FDE7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测试id（主键）</w:t>
            </w:r>
          </w:p>
        </w:tc>
      </w:tr>
      <w:tr w:rsidR="00460038" w14:paraId="56E7C6DA" w14:textId="77777777">
        <w:tc>
          <w:tcPr>
            <w:tcW w:w="1701" w:type="dxa"/>
            <w:vAlign w:val="center"/>
          </w:tcPr>
          <w:p w14:paraId="5495F3CC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class_id</w:t>
            </w:r>
            <w:proofErr w:type="spellEnd"/>
          </w:p>
        </w:tc>
        <w:tc>
          <w:tcPr>
            <w:tcW w:w="4536" w:type="dxa"/>
            <w:vAlign w:val="center"/>
          </w:tcPr>
          <w:p w14:paraId="17B6B26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对应课堂id（外键）</w:t>
            </w:r>
          </w:p>
        </w:tc>
      </w:tr>
      <w:tr w:rsidR="00460038" w14:paraId="6FF64880" w14:textId="77777777">
        <w:tc>
          <w:tcPr>
            <w:tcW w:w="1701" w:type="dxa"/>
            <w:vAlign w:val="center"/>
          </w:tcPr>
          <w:p w14:paraId="14C48F6F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test_name</w:t>
            </w:r>
            <w:proofErr w:type="spellEnd"/>
          </w:p>
        </w:tc>
        <w:tc>
          <w:tcPr>
            <w:tcW w:w="4536" w:type="dxa"/>
            <w:vAlign w:val="center"/>
          </w:tcPr>
          <w:p w14:paraId="53BF60ED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测试名称</w:t>
            </w:r>
          </w:p>
        </w:tc>
      </w:tr>
      <w:tr w:rsidR="00460038" w14:paraId="043AFDC1" w14:textId="77777777">
        <w:tc>
          <w:tcPr>
            <w:tcW w:w="1701" w:type="dxa"/>
            <w:vAlign w:val="center"/>
          </w:tcPr>
          <w:p w14:paraId="56483FA0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difine_time</w:t>
            </w:r>
            <w:proofErr w:type="spellEnd"/>
          </w:p>
        </w:tc>
        <w:tc>
          <w:tcPr>
            <w:tcW w:w="4536" w:type="dxa"/>
            <w:vAlign w:val="center"/>
          </w:tcPr>
          <w:p w14:paraId="2CBDB0F9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测试限时</w:t>
            </w:r>
          </w:p>
        </w:tc>
      </w:tr>
      <w:tr w:rsidR="00460038" w14:paraId="6BF0C1D4" w14:textId="77777777">
        <w:tc>
          <w:tcPr>
            <w:tcW w:w="1701" w:type="dxa"/>
            <w:vAlign w:val="center"/>
          </w:tcPr>
          <w:p w14:paraId="6625788D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question_number</w:t>
            </w:r>
            <w:proofErr w:type="spellEnd"/>
          </w:p>
        </w:tc>
        <w:tc>
          <w:tcPr>
            <w:tcW w:w="4536" w:type="dxa"/>
            <w:vAlign w:val="center"/>
          </w:tcPr>
          <w:p w14:paraId="468EB634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题目数量</w:t>
            </w:r>
          </w:p>
        </w:tc>
      </w:tr>
      <w:tr w:rsidR="00460038" w14:paraId="26961E90" w14:textId="77777777">
        <w:tc>
          <w:tcPr>
            <w:tcW w:w="1701" w:type="dxa"/>
            <w:vAlign w:val="center"/>
          </w:tcPr>
          <w:p w14:paraId="0E48D329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creator</w:t>
            </w:r>
          </w:p>
        </w:tc>
        <w:tc>
          <w:tcPr>
            <w:tcW w:w="4536" w:type="dxa"/>
            <w:vAlign w:val="center"/>
          </w:tcPr>
          <w:p w14:paraId="1AD98A2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创建者（外键）</w:t>
            </w:r>
          </w:p>
        </w:tc>
      </w:tr>
      <w:tr w:rsidR="00460038" w14:paraId="4BFDA964" w14:textId="77777777">
        <w:tc>
          <w:tcPr>
            <w:tcW w:w="1701" w:type="dxa"/>
            <w:vAlign w:val="center"/>
          </w:tcPr>
          <w:p w14:paraId="681F41B8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created_time</w:t>
            </w:r>
            <w:proofErr w:type="spellEnd"/>
          </w:p>
        </w:tc>
        <w:tc>
          <w:tcPr>
            <w:tcW w:w="4536" w:type="dxa"/>
            <w:vAlign w:val="center"/>
          </w:tcPr>
          <w:p w14:paraId="12290DA8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创建时间</w:t>
            </w:r>
          </w:p>
        </w:tc>
      </w:tr>
      <w:tr w:rsidR="00460038" w14:paraId="4B673620" w14:textId="77777777">
        <w:tc>
          <w:tcPr>
            <w:tcW w:w="1701" w:type="dxa"/>
            <w:vAlign w:val="center"/>
          </w:tcPr>
          <w:p w14:paraId="5D58467B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updated_time</w:t>
            </w:r>
            <w:proofErr w:type="spellEnd"/>
          </w:p>
        </w:tc>
        <w:tc>
          <w:tcPr>
            <w:tcW w:w="4536" w:type="dxa"/>
            <w:vAlign w:val="center"/>
          </w:tcPr>
          <w:p w14:paraId="1E94BEC4" w14:textId="77777777" w:rsidR="00460038" w:rsidRDefault="00460038">
            <w:pPr>
              <w:rPr>
                <w:rFonts w:ascii="等线" w:eastAsia="等线" w:hAnsi="等线" w:hint="eastAsia"/>
                <w:color w:val="00000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最后修改时间</w:t>
            </w:r>
          </w:p>
        </w:tc>
      </w:tr>
    </w:tbl>
    <w:p w14:paraId="51944A0F" w14:textId="77777777" w:rsidR="00460038" w:rsidRDefault="00460038">
      <w:pPr>
        <w:pStyle w:val="2"/>
      </w:pPr>
      <w:bookmarkStart w:id="80" w:name="_Toc183950067"/>
      <w:r>
        <w:rPr>
          <w:rFonts w:hint="eastAsia"/>
        </w:rPr>
        <w:t>6.14</w:t>
      </w: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测试关联表</w:t>
      </w:r>
      <w:bookmarkEnd w:id="80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141816C5" w14:textId="77777777">
        <w:tc>
          <w:tcPr>
            <w:tcW w:w="1701" w:type="dxa"/>
            <w:shd w:val="clear" w:color="auto" w:fill="E8E8E8"/>
          </w:tcPr>
          <w:p w14:paraId="40E9F286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6A09C6AF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4A135C9C" w14:textId="77777777">
        <w:tc>
          <w:tcPr>
            <w:tcW w:w="1701" w:type="dxa"/>
            <w:vAlign w:val="center"/>
          </w:tcPr>
          <w:p w14:paraId="7B2E4C52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test_id</w:t>
            </w:r>
            <w:proofErr w:type="spellEnd"/>
          </w:p>
        </w:tc>
        <w:tc>
          <w:tcPr>
            <w:tcW w:w="4536" w:type="dxa"/>
            <w:vAlign w:val="center"/>
          </w:tcPr>
          <w:p w14:paraId="3A32CDF1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测试id（主键）</w:t>
            </w:r>
          </w:p>
        </w:tc>
      </w:tr>
      <w:tr w:rsidR="00460038" w14:paraId="6415D805" w14:textId="77777777">
        <w:tc>
          <w:tcPr>
            <w:tcW w:w="1701" w:type="dxa"/>
            <w:vAlign w:val="center"/>
          </w:tcPr>
          <w:p w14:paraId="63D4A024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student_id</w:t>
            </w:r>
            <w:proofErr w:type="spellEnd"/>
          </w:p>
        </w:tc>
        <w:tc>
          <w:tcPr>
            <w:tcW w:w="4536" w:type="dxa"/>
            <w:vAlign w:val="center"/>
          </w:tcPr>
          <w:p w14:paraId="6F106C40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学生id（主键）</w:t>
            </w:r>
          </w:p>
        </w:tc>
      </w:tr>
      <w:tr w:rsidR="00460038" w14:paraId="5998193C" w14:textId="77777777">
        <w:tc>
          <w:tcPr>
            <w:tcW w:w="1701" w:type="dxa"/>
            <w:vAlign w:val="center"/>
          </w:tcPr>
          <w:p w14:paraId="350D32ED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test_type</w:t>
            </w:r>
            <w:proofErr w:type="spellEnd"/>
          </w:p>
        </w:tc>
        <w:tc>
          <w:tcPr>
            <w:tcW w:w="4536" w:type="dxa"/>
            <w:vAlign w:val="center"/>
          </w:tcPr>
          <w:p w14:paraId="56677248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测试类型（1为一次测试，2为二次测试）</w:t>
            </w:r>
          </w:p>
        </w:tc>
      </w:tr>
      <w:tr w:rsidR="00460038" w14:paraId="4CF8B7FF" w14:textId="77777777">
        <w:tc>
          <w:tcPr>
            <w:tcW w:w="1701" w:type="dxa"/>
            <w:vAlign w:val="center"/>
          </w:tcPr>
          <w:p w14:paraId="3B0CEDE9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test_score</w:t>
            </w:r>
            <w:proofErr w:type="spellEnd"/>
          </w:p>
        </w:tc>
        <w:tc>
          <w:tcPr>
            <w:tcW w:w="4536" w:type="dxa"/>
            <w:vAlign w:val="center"/>
          </w:tcPr>
          <w:p w14:paraId="7A0FD8A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测试分数</w:t>
            </w:r>
          </w:p>
        </w:tc>
      </w:tr>
      <w:tr w:rsidR="00460038" w14:paraId="6B3C013F" w14:textId="77777777">
        <w:tc>
          <w:tcPr>
            <w:tcW w:w="1701" w:type="dxa"/>
            <w:vAlign w:val="center"/>
          </w:tcPr>
          <w:p w14:paraId="7CB78661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test_time</w:t>
            </w:r>
            <w:proofErr w:type="spellEnd"/>
          </w:p>
        </w:tc>
        <w:tc>
          <w:tcPr>
            <w:tcW w:w="4536" w:type="dxa"/>
            <w:vAlign w:val="center"/>
          </w:tcPr>
          <w:p w14:paraId="27AB21CA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测试用时</w:t>
            </w:r>
          </w:p>
        </w:tc>
      </w:tr>
      <w:tr w:rsidR="00460038" w14:paraId="30164789" w14:textId="77777777">
        <w:tc>
          <w:tcPr>
            <w:tcW w:w="1701" w:type="dxa"/>
            <w:vAlign w:val="center"/>
          </w:tcPr>
          <w:p w14:paraId="7808B6E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answer</w:t>
            </w:r>
          </w:p>
        </w:tc>
        <w:tc>
          <w:tcPr>
            <w:tcW w:w="4536" w:type="dxa"/>
            <w:vAlign w:val="center"/>
          </w:tcPr>
          <w:p w14:paraId="015EE225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答题详情</w:t>
            </w:r>
          </w:p>
        </w:tc>
      </w:tr>
    </w:tbl>
    <w:p w14:paraId="61C31F0C" w14:textId="77777777" w:rsidR="00460038" w:rsidRDefault="00460038">
      <w:pPr>
        <w:pStyle w:val="2"/>
      </w:pPr>
      <w:bookmarkStart w:id="81" w:name="_Toc183950068"/>
      <w:r>
        <w:rPr>
          <w:rFonts w:hint="eastAsia"/>
        </w:rPr>
        <w:lastRenderedPageBreak/>
        <w:t>6.15</w:t>
      </w:r>
      <w:r>
        <w:rPr>
          <w:rFonts w:hint="eastAsia"/>
        </w:rPr>
        <w:t>课堂</w:t>
      </w:r>
      <w:r>
        <w:rPr>
          <w:rFonts w:hint="eastAsia"/>
        </w:rPr>
        <w:t>-</w:t>
      </w:r>
      <w:r>
        <w:rPr>
          <w:rFonts w:hint="eastAsia"/>
        </w:rPr>
        <w:t>测试关联表</w:t>
      </w:r>
      <w:bookmarkEnd w:id="81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18B0341A" w14:textId="77777777">
        <w:tc>
          <w:tcPr>
            <w:tcW w:w="1701" w:type="dxa"/>
            <w:shd w:val="clear" w:color="auto" w:fill="E8E8E8"/>
          </w:tcPr>
          <w:p w14:paraId="158AF142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0E561D56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3022D159" w14:textId="77777777">
        <w:tc>
          <w:tcPr>
            <w:tcW w:w="1701" w:type="dxa"/>
            <w:vAlign w:val="center"/>
          </w:tcPr>
          <w:p w14:paraId="3ACB8457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class_id</w:t>
            </w:r>
            <w:proofErr w:type="spellEnd"/>
          </w:p>
        </w:tc>
        <w:tc>
          <w:tcPr>
            <w:tcW w:w="4536" w:type="dxa"/>
            <w:vAlign w:val="center"/>
          </w:tcPr>
          <w:p w14:paraId="2CA0CE9B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课堂id</w:t>
            </w:r>
          </w:p>
        </w:tc>
      </w:tr>
      <w:tr w:rsidR="00460038" w14:paraId="0F6FCB3B" w14:textId="77777777">
        <w:tc>
          <w:tcPr>
            <w:tcW w:w="1701" w:type="dxa"/>
            <w:vAlign w:val="center"/>
          </w:tcPr>
          <w:p w14:paraId="42C61049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test_id</w:t>
            </w:r>
            <w:proofErr w:type="spellEnd"/>
          </w:p>
        </w:tc>
        <w:tc>
          <w:tcPr>
            <w:tcW w:w="4536" w:type="dxa"/>
            <w:vAlign w:val="center"/>
          </w:tcPr>
          <w:p w14:paraId="436B88E6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题库id</w:t>
            </w:r>
          </w:p>
        </w:tc>
      </w:tr>
    </w:tbl>
    <w:p w14:paraId="4ED44A95" w14:textId="77777777" w:rsidR="00460038" w:rsidRDefault="00460038">
      <w:pPr>
        <w:pStyle w:val="2"/>
      </w:pPr>
      <w:bookmarkStart w:id="82" w:name="_Toc183950069"/>
      <w:r>
        <w:rPr>
          <w:rFonts w:hint="eastAsia"/>
        </w:rPr>
        <w:t>6.16</w:t>
      </w:r>
      <w:r>
        <w:rPr>
          <w:rFonts w:hint="eastAsia"/>
        </w:rPr>
        <w:t>题目</w:t>
      </w:r>
      <w:r>
        <w:rPr>
          <w:rFonts w:hint="eastAsia"/>
        </w:rPr>
        <w:t>-</w:t>
      </w:r>
      <w:r>
        <w:rPr>
          <w:rFonts w:hint="eastAsia"/>
        </w:rPr>
        <w:t>测试关联表</w:t>
      </w:r>
      <w:bookmarkEnd w:id="82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1"/>
        <w:gridCol w:w="4536"/>
      </w:tblGrid>
      <w:tr w:rsidR="00460038" w14:paraId="2ECA86FA" w14:textId="77777777">
        <w:tc>
          <w:tcPr>
            <w:tcW w:w="1701" w:type="dxa"/>
            <w:shd w:val="clear" w:color="auto" w:fill="E8E8E8"/>
          </w:tcPr>
          <w:p w14:paraId="413E2027" w14:textId="77777777" w:rsidR="00460038" w:rsidRDefault="00460038">
            <w:r>
              <w:rPr>
                <w:rFonts w:hint="eastAsia"/>
              </w:rPr>
              <w:t>属性名</w:t>
            </w:r>
          </w:p>
        </w:tc>
        <w:tc>
          <w:tcPr>
            <w:tcW w:w="4536" w:type="dxa"/>
            <w:shd w:val="clear" w:color="auto" w:fill="E8E8E8"/>
          </w:tcPr>
          <w:p w14:paraId="076452D6" w14:textId="77777777" w:rsidR="00460038" w:rsidRDefault="00460038">
            <w:r>
              <w:rPr>
                <w:rFonts w:hint="eastAsia"/>
              </w:rPr>
              <w:t>含义</w:t>
            </w:r>
          </w:p>
        </w:tc>
      </w:tr>
      <w:tr w:rsidR="00460038" w14:paraId="40635164" w14:textId="77777777">
        <w:tc>
          <w:tcPr>
            <w:tcW w:w="1701" w:type="dxa"/>
            <w:vAlign w:val="center"/>
          </w:tcPr>
          <w:p w14:paraId="2AA8F73E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question_id</w:t>
            </w:r>
            <w:proofErr w:type="spellEnd"/>
          </w:p>
        </w:tc>
        <w:tc>
          <w:tcPr>
            <w:tcW w:w="4536" w:type="dxa"/>
            <w:vAlign w:val="center"/>
          </w:tcPr>
          <w:p w14:paraId="2F21D7DF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题目id</w:t>
            </w:r>
          </w:p>
        </w:tc>
      </w:tr>
      <w:tr w:rsidR="00460038" w14:paraId="7725F3B9" w14:textId="77777777">
        <w:tc>
          <w:tcPr>
            <w:tcW w:w="1701" w:type="dxa"/>
            <w:vAlign w:val="center"/>
          </w:tcPr>
          <w:p w14:paraId="3D3638D4" w14:textId="77777777" w:rsidR="00460038" w:rsidRDefault="00460038">
            <w:proofErr w:type="spellStart"/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test_id</w:t>
            </w:r>
            <w:proofErr w:type="spellEnd"/>
          </w:p>
        </w:tc>
        <w:tc>
          <w:tcPr>
            <w:tcW w:w="4536" w:type="dxa"/>
            <w:vAlign w:val="center"/>
          </w:tcPr>
          <w:p w14:paraId="642EEC23" w14:textId="77777777" w:rsidR="00460038" w:rsidRDefault="00460038"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题库id</w:t>
            </w:r>
          </w:p>
        </w:tc>
      </w:tr>
    </w:tbl>
    <w:p w14:paraId="5ED35908" w14:textId="77777777" w:rsidR="00460038" w:rsidRDefault="00460038"/>
    <w:sectPr w:rsidR="00460038">
      <w:headerReference w:type="default" r:id="rId28"/>
      <w:footerReference w:type="default" r:id="rId29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C8970" w14:textId="77777777" w:rsidR="00890A5D" w:rsidRDefault="00890A5D">
      <w:r>
        <w:separator/>
      </w:r>
    </w:p>
  </w:endnote>
  <w:endnote w:type="continuationSeparator" w:id="0">
    <w:p w14:paraId="7D6B3020" w14:textId="77777777" w:rsidR="00890A5D" w:rsidRDefault="00890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000" w:firstRow="0" w:lastRow="0" w:firstColumn="0" w:lastColumn="0" w:noHBand="0" w:noVBand="0"/>
    </w:tblPr>
    <w:tblGrid>
      <w:gridCol w:w="4360"/>
      <w:gridCol w:w="4360"/>
    </w:tblGrid>
    <w:tr w:rsidR="00460038" w14:paraId="1509E6B3" w14:textId="77777777">
      <w:tc>
        <w:tcPr>
          <w:tcW w:w="4643" w:type="dxa"/>
        </w:tcPr>
        <w:p w14:paraId="11AE1899" w14:textId="4354A7AA" w:rsidR="00460038" w:rsidRDefault="001313B4">
          <w:pPr>
            <w:pStyle w:val="a7"/>
          </w:pPr>
          <w:bookmarkStart w:id="83" w:name="_Hlk183943607"/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同伴课堂开发团队，</w:t>
          </w:r>
          <w:r>
            <w:t>20</w:t>
          </w:r>
          <w:r>
            <w:rPr>
              <w:rFonts w:hint="eastAsia"/>
            </w:rPr>
            <w:t>24</w:t>
          </w:r>
          <w:bookmarkEnd w:id="83"/>
        </w:p>
      </w:tc>
      <w:tc>
        <w:tcPr>
          <w:tcW w:w="4643" w:type="dxa"/>
        </w:tcPr>
        <w:p w14:paraId="5EF26B44" w14:textId="77777777" w:rsidR="00460038" w:rsidRDefault="00460038">
          <w:pPr>
            <w:pStyle w:val="a7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c"/>
            </w:rPr>
            <w:fldChar w:fldCharType="begin"/>
          </w:r>
          <w:r>
            <w:rPr>
              <w:rStyle w:val="ac"/>
            </w:rPr>
            <w:instrText xml:space="preserve"> PAGE </w:instrText>
          </w:r>
          <w:r>
            <w:rPr>
              <w:rStyle w:val="ac"/>
            </w:rPr>
            <w:fldChar w:fldCharType="separate"/>
          </w:r>
          <w:r>
            <w:rPr>
              <w:rStyle w:val="ac"/>
            </w:rPr>
            <w:t>6</w:t>
          </w:r>
          <w:r>
            <w:rPr>
              <w:rStyle w:val="ac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c"/>
            </w:rPr>
            <w:fldChar w:fldCharType="begin"/>
          </w:r>
          <w:r>
            <w:rPr>
              <w:rStyle w:val="ac"/>
            </w:rPr>
            <w:instrText xml:space="preserve"> NUMPAGES </w:instrText>
          </w:r>
          <w:r>
            <w:rPr>
              <w:rStyle w:val="ac"/>
            </w:rPr>
            <w:fldChar w:fldCharType="separate"/>
          </w:r>
          <w:r>
            <w:rPr>
              <w:rStyle w:val="ac"/>
            </w:rPr>
            <w:t>6</w:t>
          </w:r>
          <w:r>
            <w:rPr>
              <w:rStyle w:val="ac"/>
            </w:rPr>
            <w:fldChar w:fldCharType="end"/>
          </w:r>
        </w:p>
      </w:tc>
    </w:tr>
  </w:tbl>
  <w:p w14:paraId="37E41015" w14:textId="77777777" w:rsidR="00460038" w:rsidRDefault="004600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6BFF4" w14:textId="77777777" w:rsidR="00890A5D" w:rsidRDefault="00890A5D">
      <w:r>
        <w:separator/>
      </w:r>
    </w:p>
  </w:footnote>
  <w:footnote w:type="continuationSeparator" w:id="0">
    <w:p w14:paraId="3505A087" w14:textId="77777777" w:rsidR="00890A5D" w:rsidRDefault="00890A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697C9" w14:textId="222F75C8" w:rsidR="00460038" w:rsidRDefault="00460038">
    <w:pPr>
      <w:pStyle w:val="a8"/>
      <w:jc w:val="both"/>
    </w:pPr>
    <w:r>
      <w:rPr>
        <w:rFonts w:hint="eastAsia"/>
      </w:rPr>
      <w:t>同伴</w:t>
    </w:r>
    <w:r w:rsidR="001313B4">
      <w:rPr>
        <w:rFonts w:hint="eastAsia"/>
      </w:rPr>
      <w:t>课堂</w:t>
    </w:r>
    <w:r>
      <w:rPr>
        <w:rFonts w:hint="eastAsia"/>
      </w:rPr>
      <w:t>，《详细设计说明书》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85620"/>
    <w:multiLevelType w:val="multilevel"/>
    <w:tmpl w:val="07B85620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BFE6B5E"/>
    <w:multiLevelType w:val="hybridMultilevel"/>
    <w:tmpl w:val="88B62C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6D3799E"/>
    <w:multiLevelType w:val="hybridMultilevel"/>
    <w:tmpl w:val="E9FE56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5DF4E4D"/>
    <w:multiLevelType w:val="hybridMultilevel"/>
    <w:tmpl w:val="31BA3B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130F0C"/>
    <w:multiLevelType w:val="hybridMultilevel"/>
    <w:tmpl w:val="D548E9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A965727"/>
    <w:multiLevelType w:val="multilevel"/>
    <w:tmpl w:val="6A965727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BE86232"/>
    <w:multiLevelType w:val="multilevel"/>
    <w:tmpl w:val="6BE86232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9A6295A"/>
    <w:multiLevelType w:val="multilevel"/>
    <w:tmpl w:val="79A6295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D883166"/>
    <w:multiLevelType w:val="hybridMultilevel"/>
    <w:tmpl w:val="C5781A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02319907">
    <w:abstractNumId w:val="7"/>
  </w:num>
  <w:num w:numId="2" w16cid:durableId="734932325">
    <w:abstractNumId w:val="6"/>
  </w:num>
  <w:num w:numId="3" w16cid:durableId="907807711">
    <w:abstractNumId w:val="0"/>
  </w:num>
  <w:num w:numId="4" w16cid:durableId="504245531">
    <w:abstractNumId w:val="5"/>
  </w:num>
  <w:num w:numId="5" w16cid:durableId="539123948">
    <w:abstractNumId w:val="3"/>
  </w:num>
  <w:num w:numId="6" w16cid:durableId="359668567">
    <w:abstractNumId w:val="8"/>
  </w:num>
  <w:num w:numId="7" w16cid:durableId="157616264">
    <w:abstractNumId w:val="4"/>
  </w:num>
  <w:num w:numId="8" w16cid:durableId="1967470695">
    <w:abstractNumId w:val="2"/>
  </w:num>
  <w:num w:numId="9" w16cid:durableId="26956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09DE"/>
    <w:rsid w:val="00024EBC"/>
    <w:rsid w:val="00056EAC"/>
    <w:rsid w:val="000A06F8"/>
    <w:rsid w:val="000D57ED"/>
    <w:rsid w:val="000E5BAC"/>
    <w:rsid w:val="001313B4"/>
    <w:rsid w:val="001564FF"/>
    <w:rsid w:val="001A1263"/>
    <w:rsid w:val="001A5AB7"/>
    <w:rsid w:val="001B77C8"/>
    <w:rsid w:val="001C7BA7"/>
    <w:rsid w:val="001F2632"/>
    <w:rsid w:val="001F5D62"/>
    <w:rsid w:val="0022784A"/>
    <w:rsid w:val="00251BC6"/>
    <w:rsid w:val="00254DD2"/>
    <w:rsid w:val="002825F4"/>
    <w:rsid w:val="00284CA8"/>
    <w:rsid w:val="002C6CA0"/>
    <w:rsid w:val="002C6FCF"/>
    <w:rsid w:val="002E7624"/>
    <w:rsid w:val="0030443B"/>
    <w:rsid w:val="003409DE"/>
    <w:rsid w:val="003520D4"/>
    <w:rsid w:val="00362BEB"/>
    <w:rsid w:val="003744C9"/>
    <w:rsid w:val="00387C88"/>
    <w:rsid w:val="003A79B1"/>
    <w:rsid w:val="003B08B7"/>
    <w:rsid w:val="003D1F43"/>
    <w:rsid w:val="00423F8C"/>
    <w:rsid w:val="00427204"/>
    <w:rsid w:val="00443B7F"/>
    <w:rsid w:val="00460038"/>
    <w:rsid w:val="00494BA7"/>
    <w:rsid w:val="004D16E2"/>
    <w:rsid w:val="004E4319"/>
    <w:rsid w:val="00637C5C"/>
    <w:rsid w:val="00650655"/>
    <w:rsid w:val="006514ED"/>
    <w:rsid w:val="00665024"/>
    <w:rsid w:val="0067095A"/>
    <w:rsid w:val="006744D8"/>
    <w:rsid w:val="006759FE"/>
    <w:rsid w:val="006766FE"/>
    <w:rsid w:val="00695038"/>
    <w:rsid w:val="0069793E"/>
    <w:rsid w:val="00783C17"/>
    <w:rsid w:val="007E552E"/>
    <w:rsid w:val="008005B9"/>
    <w:rsid w:val="00815752"/>
    <w:rsid w:val="00861EB2"/>
    <w:rsid w:val="008777EE"/>
    <w:rsid w:val="00890A5D"/>
    <w:rsid w:val="008B19C4"/>
    <w:rsid w:val="008B7555"/>
    <w:rsid w:val="008C6BB7"/>
    <w:rsid w:val="008D2342"/>
    <w:rsid w:val="00931E61"/>
    <w:rsid w:val="00943344"/>
    <w:rsid w:val="00961A9C"/>
    <w:rsid w:val="00965296"/>
    <w:rsid w:val="009C1A8C"/>
    <w:rsid w:val="009D7473"/>
    <w:rsid w:val="009F1617"/>
    <w:rsid w:val="00A40CB2"/>
    <w:rsid w:val="00B66EAE"/>
    <w:rsid w:val="00B9021D"/>
    <w:rsid w:val="00B9419D"/>
    <w:rsid w:val="00BA54FB"/>
    <w:rsid w:val="00BE401B"/>
    <w:rsid w:val="00C134AF"/>
    <w:rsid w:val="00C458D1"/>
    <w:rsid w:val="00C624B2"/>
    <w:rsid w:val="00CC5266"/>
    <w:rsid w:val="00CD4077"/>
    <w:rsid w:val="00D0558E"/>
    <w:rsid w:val="00D221B2"/>
    <w:rsid w:val="00D82B0D"/>
    <w:rsid w:val="00E270C4"/>
    <w:rsid w:val="00E7213C"/>
    <w:rsid w:val="00F10F0A"/>
    <w:rsid w:val="00F57023"/>
    <w:rsid w:val="00F73E9B"/>
    <w:rsid w:val="00F9266F"/>
    <w:rsid w:val="54FB65C4"/>
    <w:rsid w:val="6B5D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3AF90682"/>
  <w15:chartTrackingRefBased/>
  <w15:docId w15:val="{B4199496-DF72-4621-8A43-1DBE033A3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/>
    <w:lsdException w:name="toc 4" w:semiHidden="1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/>
    <w:lsdException w:name="Body Text 3" w:semiHidden="1" w:uiPriority="0"/>
    <w:lsdException w:name="Body Text Indent 2" w:semiHidden="1" w:uiPriority="0"/>
    <w:lsdException w:name="Body Text Indent 3" w:semiHidden="1" w:uiPriority="0"/>
    <w:lsdException w:name="Block Text" w:semiHidden="1" w:unhideWhenUsed="1"/>
    <w:lsdException w:name="FollowedHyperlink" w:semiHidden="1" w:uiPriority="0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2"/>
      <w:sz w:val="32"/>
      <w:szCs w:val="24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31">
    <w:name w:val="Body Text 3"/>
    <w:basedOn w:val="a"/>
    <w:semiHidden/>
    <w:rPr>
      <w:i/>
      <w:iCs/>
    </w:rPr>
  </w:style>
  <w:style w:type="paragraph" w:styleId="a4">
    <w:name w:val="Body Text"/>
    <w:basedOn w:val="a"/>
    <w:link w:val="a5"/>
    <w:semiHidden/>
    <w:rPr>
      <w:i/>
      <w:iCs/>
      <w:sz w:val="18"/>
    </w:rPr>
  </w:style>
  <w:style w:type="character" w:customStyle="1" w:styleId="a5">
    <w:name w:val="正文文本 字符"/>
    <w:link w:val="a4"/>
    <w:semiHidden/>
    <w:rPr>
      <w:i/>
      <w:iCs/>
      <w:kern w:val="2"/>
      <w:sz w:val="18"/>
      <w:szCs w:val="24"/>
    </w:rPr>
  </w:style>
  <w:style w:type="paragraph" w:styleId="a6">
    <w:name w:val="Body Text Indent"/>
    <w:basedOn w:val="a"/>
    <w:semiHidden/>
    <w:pPr>
      <w:tabs>
        <w:tab w:val="left" w:pos="3346"/>
      </w:tabs>
      <w:ind w:firstLine="495"/>
    </w:pPr>
    <w:rPr>
      <w:i/>
      <w:iCs/>
    </w:rPr>
  </w:style>
  <w:style w:type="paragraph" w:styleId="TOC5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i/>
      <w:iCs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21">
    <w:name w:val="Body Text Indent 2"/>
    <w:basedOn w:val="a"/>
    <w:semiHidden/>
    <w:pPr>
      <w:tabs>
        <w:tab w:val="left" w:pos="3346"/>
      </w:tabs>
      <w:ind w:firstLineChars="200" w:firstLine="477"/>
    </w:pPr>
    <w:rPr>
      <w:i/>
      <w:iCs/>
    </w:rPr>
  </w:style>
  <w:style w:type="paragraph" w:styleId="a7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semiHidden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TOC4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pPr>
      <w:ind w:firstLine="420"/>
    </w:pPr>
    <w:rPr>
      <w:i/>
      <w:iCs/>
      <w:sz w:val="18"/>
    </w:rPr>
  </w:style>
  <w:style w:type="paragraph" w:styleId="TOC2">
    <w:name w:val="toc 2"/>
    <w:basedOn w:val="a"/>
    <w:next w:val="a"/>
    <w:uiPriority w:val="39"/>
    <w:pPr>
      <w:ind w:left="210"/>
      <w:jc w:val="left"/>
    </w:pPr>
    <w:rPr>
      <w:smallCaps/>
    </w:rPr>
  </w:style>
  <w:style w:type="paragraph" w:styleId="TOC9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22">
    <w:name w:val="Body Text 2"/>
    <w:basedOn w:val="a"/>
    <w:semiHidden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a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semiHidden/>
  </w:style>
  <w:style w:type="character" w:styleId="ad">
    <w:name w:val="FollowedHyperlink"/>
    <w:semiHidden/>
    <w:rPr>
      <w:color w:val="800080"/>
      <w:u w:val="single"/>
    </w:rPr>
  </w:style>
  <w:style w:type="character" w:styleId="ae">
    <w:name w:val="Hyperlink"/>
    <w:uiPriority w:val="99"/>
    <w:rPr>
      <w:color w:val="0000FF"/>
      <w:u w:val="single"/>
    </w:rPr>
  </w:style>
  <w:style w:type="paragraph" w:customStyle="1" w:styleId="Normal0">
    <w:name w:val="Normal0"/>
    <w:rPr>
      <w:lang w:eastAsia="en-US"/>
    </w:rPr>
  </w:style>
  <w:style w:type="paragraph" w:customStyle="1" w:styleId="Title2">
    <w:name w:val="Title 2"/>
    <w:basedOn w:val="Normal0"/>
    <w:next w:val="aa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character" w:customStyle="1" w:styleId="20">
    <w:name w:val="标题 2 字符"/>
    <w:link w:val="2"/>
    <w:rsid w:val="00BA54FB"/>
    <w:rPr>
      <w:rFonts w:ascii="Arial" w:hAnsi="Arial"/>
      <w:b/>
      <w:bCs/>
      <w:kern w:val="2"/>
      <w:sz w:val="28"/>
      <w:szCs w:val="32"/>
    </w:rPr>
  </w:style>
  <w:style w:type="paragraph" w:customStyle="1" w:styleId="af">
    <w:name w:val="图"/>
    <w:basedOn w:val="a"/>
    <w:link w:val="af0"/>
    <w:qFormat/>
    <w:rsid w:val="00BA54FB"/>
    <w:pPr>
      <w:jc w:val="center"/>
    </w:pPr>
    <w:rPr>
      <w:rFonts w:ascii="等线" w:eastAsia="等线" w:hAnsi="等线"/>
      <w:sz w:val="18"/>
      <w:szCs w:val="21"/>
    </w:rPr>
  </w:style>
  <w:style w:type="character" w:customStyle="1" w:styleId="af0">
    <w:name w:val="图 字符"/>
    <w:link w:val="af"/>
    <w:rsid w:val="00BA54FB"/>
    <w:rPr>
      <w:rFonts w:ascii="等线" w:eastAsia="等线" w:hAnsi="等线"/>
      <w:kern w:val="2"/>
      <w:sz w:val="18"/>
      <w:szCs w:val="21"/>
      <w:lang w:val="en-US" w:eastAsia="zh-CN"/>
    </w:rPr>
  </w:style>
  <w:style w:type="character" w:customStyle="1" w:styleId="30">
    <w:name w:val="标题 3 字符"/>
    <w:link w:val="3"/>
    <w:rsid w:val="00B9021D"/>
    <w:rPr>
      <w:b/>
      <w:bCs/>
      <w:kern w:val="2"/>
      <w:sz w:val="2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../../../86138/AppData/Local/Temp/ksohtml9888/wps1.png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76EB4-1A9B-41A2-BF3A-E967DD3D1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1951</Words>
  <Characters>11123</Characters>
  <DocSecurity>0</DocSecurity>
  <Lines>92</Lines>
  <Paragraphs>26</Paragraphs>
  <ScaleCrop>false</ScaleCrop>
  <LinksUpToDate>false</LinksUpToDate>
  <CharactersWithSpaces>13048</CharactersWithSpaces>
  <SharedDoc>false</SharedDoc>
  <HLinks>
    <vt:vector size="300" baseType="variant">
      <vt:variant>
        <vt:i4>1245243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_Toc183900953</vt:lpwstr>
      </vt:variant>
      <vt:variant>
        <vt:i4>1245243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_Toc183900952</vt:lpwstr>
      </vt:variant>
      <vt:variant>
        <vt:i4>1245243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_Toc183900951</vt:lpwstr>
      </vt:variant>
      <vt:variant>
        <vt:i4>1245243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_Toc183900950</vt:lpwstr>
      </vt:variant>
      <vt:variant>
        <vt:i4>1179707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_Toc183900949</vt:lpwstr>
      </vt:variant>
      <vt:variant>
        <vt:i4>1179707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_Toc183900948</vt:lpwstr>
      </vt:variant>
      <vt:variant>
        <vt:i4>1179707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_Toc183900947</vt:lpwstr>
      </vt:variant>
      <vt:variant>
        <vt:i4>1179707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_Toc183900946</vt:lpwstr>
      </vt:variant>
      <vt:variant>
        <vt:i4>1179707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_Toc183900945</vt:lpwstr>
      </vt:variant>
      <vt:variant>
        <vt:i4>1179707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_Toc183900944</vt:lpwstr>
      </vt:variant>
      <vt:variant>
        <vt:i4>1179707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_Toc183900943</vt:lpwstr>
      </vt:variant>
      <vt:variant>
        <vt:i4>1179707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_Toc183900942</vt:lpwstr>
      </vt:variant>
      <vt:variant>
        <vt:i4>1179707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_Toc183900941</vt:lpwstr>
      </vt:variant>
      <vt:variant>
        <vt:i4>1179707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_Toc183900940</vt:lpwstr>
      </vt:variant>
      <vt:variant>
        <vt:i4>1376315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_Toc183900939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_Toc183900938</vt:lpwstr>
      </vt:variant>
      <vt:variant>
        <vt:i4>1376315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_Toc183900937</vt:lpwstr>
      </vt:variant>
      <vt:variant>
        <vt:i4>1376315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_Toc183900936</vt:lpwstr>
      </vt:variant>
      <vt:variant>
        <vt:i4>1376315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_Toc183900935</vt:lpwstr>
      </vt:variant>
      <vt:variant>
        <vt:i4>1376315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_Toc183900934</vt:lpwstr>
      </vt:variant>
      <vt:variant>
        <vt:i4>1376315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_Toc183900933</vt:lpwstr>
      </vt:variant>
      <vt:variant>
        <vt:i4>1376315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_Toc183900932</vt:lpwstr>
      </vt:variant>
      <vt:variant>
        <vt:i4>1376315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_Toc183900931</vt:lpwstr>
      </vt:variant>
      <vt:variant>
        <vt:i4>1376315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_Toc183900930</vt:lpwstr>
      </vt:variant>
      <vt:variant>
        <vt:i4>1310779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_Toc183900929</vt:lpwstr>
      </vt:variant>
      <vt:variant>
        <vt:i4>1310779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_Toc183900928</vt:lpwstr>
      </vt:variant>
      <vt:variant>
        <vt:i4>1310779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_Toc183900927</vt:lpwstr>
      </vt:variant>
      <vt:variant>
        <vt:i4>1310779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_Toc183900926</vt:lpwstr>
      </vt:variant>
      <vt:variant>
        <vt:i4>1310779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_Toc183900925</vt:lpwstr>
      </vt:variant>
      <vt:variant>
        <vt:i4>1310779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_Toc183900924</vt:lpwstr>
      </vt:variant>
      <vt:variant>
        <vt:i4>1310779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_Toc183900923</vt:lpwstr>
      </vt:variant>
      <vt:variant>
        <vt:i4>1310779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_Toc183900922</vt:lpwstr>
      </vt:variant>
      <vt:variant>
        <vt:i4>1310779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_Toc183900921</vt:lpwstr>
      </vt:variant>
      <vt:variant>
        <vt:i4>1310779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_Toc183900920</vt:lpwstr>
      </vt:variant>
      <vt:variant>
        <vt:i4>1507387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_Toc183900919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_Toc183900918</vt:lpwstr>
      </vt:variant>
      <vt:variant>
        <vt:i4>1507387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_Toc183900917</vt:lpwstr>
      </vt:variant>
      <vt:variant>
        <vt:i4>1507387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_Toc183900916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_Toc183900915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_Toc183900914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_Toc183900913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_Toc183900912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_Toc183900911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_Toc183900910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_Toc183900909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_Toc183900908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_Toc183900907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_Toc183900906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_Toc183900905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_Toc183900904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Printed>2001-08-09T04:38:00Z</cp:lastPrinted>
  <dcterms:created xsi:type="dcterms:W3CDTF">2024-12-01T04:25:00Z</dcterms:created>
  <dcterms:modified xsi:type="dcterms:W3CDTF">2025-06-07T14:06:00Z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9C369BE2FF904DDFAA14B471F72A2A6A_12</vt:lpwstr>
  </property>
</Properties>
</file>